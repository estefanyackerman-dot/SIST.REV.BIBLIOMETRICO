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DBF5" w14:textId="77777777" w:rsidR="00C961B2" w:rsidRPr="00C961B2" w:rsidRDefault="00C961B2" w:rsidP="00C961B2">
      <w:pPr>
        <w:rPr>
          <w:rFonts w:ascii="Arial" w:hAnsi="Arial" w:cs="Arial"/>
          <w:b/>
          <w:bCs/>
          <w:sz w:val="20"/>
          <w:szCs w:val="20"/>
        </w:rPr>
      </w:pPr>
      <w:r w:rsidRPr="00C961B2">
        <w:rPr>
          <w:rFonts w:ascii="Arial" w:hAnsi="Arial" w:cs="Arial"/>
          <w:b/>
          <w:bCs/>
          <w:sz w:val="20"/>
          <w:szCs w:val="20"/>
        </w:rPr>
        <w:t>3.3 Estrategias de búsqueda</w:t>
      </w:r>
    </w:p>
    <w:p w14:paraId="500C4BD3" w14:textId="07FFD6DF" w:rsidR="00C961B2" w:rsidRPr="00C961B2" w:rsidRDefault="00C961B2" w:rsidP="00C961B2">
      <w:pPr>
        <w:rPr>
          <w:rFonts w:ascii="Arial" w:hAnsi="Arial" w:cs="Arial"/>
          <w:b/>
          <w:bCs/>
          <w:sz w:val="20"/>
          <w:szCs w:val="20"/>
        </w:rPr>
      </w:pPr>
      <w:r w:rsidRPr="00C961B2">
        <w:rPr>
          <w:rFonts w:ascii="Arial" w:hAnsi="Arial" w:cs="Arial"/>
          <w:b/>
          <w:bCs/>
          <w:sz w:val="20"/>
          <w:szCs w:val="20"/>
        </w:rPr>
        <w:t>Modulo bibliométrico (estrategias amplias, sin filtro de diseno de estudio; las revisiones son elegibles</w:t>
      </w:r>
      <w:r w:rsidR="00D06808">
        <w:rPr>
          <w:rFonts w:ascii="Arial" w:hAnsi="Arial" w:cs="Arial"/>
          <w:b/>
          <w:bCs/>
          <w:sz w:val="20"/>
          <w:szCs w:val="20"/>
        </w:rPr>
        <w:t xml:space="preserve"> </w:t>
      </w:r>
      <w:r w:rsidRPr="00C961B2">
        <w:rPr>
          <w:rFonts w:ascii="Arial" w:hAnsi="Arial" w:cs="Arial"/>
          <w:b/>
          <w:bCs/>
          <w:sz w:val="20"/>
          <w:szCs w:val="20"/>
        </w:rPr>
        <w:t>para este modulo):</w:t>
      </w:r>
    </w:p>
    <w:p w14:paraId="02C5C462" w14:textId="77777777" w:rsidR="00C961B2" w:rsidRPr="00C961B2" w:rsidRDefault="00C961B2" w:rsidP="00C961B2">
      <w:pPr>
        <w:rPr>
          <w:rFonts w:ascii="Arial" w:hAnsi="Arial" w:cs="Arial"/>
          <w:b/>
          <w:bCs/>
          <w:sz w:val="20"/>
          <w:szCs w:val="20"/>
        </w:rPr>
      </w:pPr>
    </w:p>
    <w:p w14:paraId="74DCE832" w14:textId="66499771" w:rsidR="00DF0F8E" w:rsidRDefault="00C961B2" w:rsidP="00DF0F8E">
      <w:pPr>
        <w:rPr>
          <w:rFonts w:ascii="Arial" w:hAnsi="Arial" w:cs="Arial"/>
          <w:b/>
          <w:bCs/>
          <w:sz w:val="20"/>
          <w:szCs w:val="20"/>
          <w:lang w:val="es-MX"/>
        </w:rPr>
      </w:pPr>
      <w:r w:rsidRPr="005F0929">
        <w:rPr>
          <w:rFonts w:ascii="Arial" w:hAnsi="Arial" w:cs="Arial"/>
          <w:b/>
          <w:bCs/>
          <w:sz w:val="20"/>
          <w:szCs w:val="20"/>
          <w:lang w:val="es-MX"/>
        </w:rPr>
        <w:t>Web of Science Core Collection (busqueda avanzada):</w:t>
      </w:r>
      <w:r w:rsidR="009D0088" w:rsidRPr="00A32D25">
        <w:rPr>
          <w:rFonts w:ascii="Arial" w:hAnsi="Arial" w:cs="Arial"/>
          <w:b/>
          <w:bCs/>
          <w:sz w:val="20"/>
          <w:szCs w:val="20"/>
          <w:highlight w:val="yellow"/>
          <w:lang w:val="es-MX"/>
        </w:rPr>
        <w:t xml:space="preserve">AÑADIR </w:t>
      </w:r>
      <w:r w:rsidR="005F0929" w:rsidRPr="00A32D25">
        <w:rPr>
          <w:rFonts w:ascii="Arial" w:hAnsi="Arial" w:cs="Arial"/>
          <w:b/>
          <w:bCs/>
          <w:sz w:val="20"/>
          <w:szCs w:val="20"/>
          <w:highlight w:val="yellow"/>
          <w:lang w:val="es-MX"/>
        </w:rPr>
        <w:t xml:space="preserve">TIPOS DE PUB Y </w:t>
      </w:r>
      <w:r w:rsidR="005F0929" w:rsidRPr="00E438C8">
        <w:rPr>
          <w:rFonts w:ascii="Arial" w:hAnsi="Arial" w:cs="Arial"/>
          <w:b/>
          <w:bCs/>
          <w:sz w:val="20"/>
          <w:szCs w:val="20"/>
          <w:highlight w:val="yellow"/>
          <w:lang w:val="es-MX"/>
        </w:rPr>
        <w:t>ACCESO</w:t>
      </w:r>
      <w:r w:rsidR="00E438C8" w:rsidRPr="00E438C8">
        <w:rPr>
          <w:rFonts w:ascii="Arial" w:hAnsi="Arial" w:cs="Arial"/>
          <w:b/>
          <w:bCs/>
          <w:sz w:val="20"/>
          <w:szCs w:val="20"/>
          <w:highlight w:val="yellow"/>
          <w:lang w:val="es-MX"/>
        </w:rPr>
        <w:t xml:space="preserve"> Y EJECUTr</w:t>
      </w:r>
    </w:p>
    <w:p w14:paraId="7B689E0E" w14:textId="77777777" w:rsidR="00264483" w:rsidRDefault="00264483" w:rsidP="00DF0F8E">
      <w:pPr>
        <w:rPr>
          <w:rFonts w:ascii="Arial" w:hAnsi="Arial" w:cs="Arial"/>
          <w:b/>
          <w:bCs/>
          <w:sz w:val="20"/>
          <w:szCs w:val="20"/>
          <w:lang w:val="es-MX"/>
        </w:rPr>
      </w:pPr>
    </w:p>
    <w:p w14:paraId="2F7BDDFF" w14:textId="766C084F" w:rsidR="00264483" w:rsidRDefault="00264483" w:rsidP="00DF0F8E">
      <w:pPr>
        <w:rPr>
          <w:rFonts w:ascii="Arial" w:hAnsi="Arial" w:cs="Arial"/>
          <w:b/>
          <w:bCs/>
          <w:sz w:val="20"/>
          <w:szCs w:val="20"/>
          <w:lang w:val="en-US"/>
        </w:rPr>
      </w:pPr>
      <w:r w:rsidRPr="00264483">
        <w:rPr>
          <w:rFonts w:ascii="Arial" w:hAnsi="Arial" w:cs="Arial"/>
          <w:b/>
          <w:bCs/>
          <w:sz w:val="20"/>
          <w:szCs w:val="20"/>
          <w:lang w:val="en-US"/>
        </w:rPr>
        <w:t>( ( TS=(psilocyb*) OR TS=("psilocybin therapy") OR TS=("psilocybin-assisted therapy") OR TS=("psilocybin assisted therapy") OR TI=(psilocybin OR psilocybe OR psilocibin) OR AB=(psilocybin OR psilocybe OR psilocibin) ) AND ( TS=(depress*) OR TS=(anxiety) OR TS=(dysthymia) OR TS=("depression and anxiety") OR TI=(depression OR depressive OR anxiety) (depression OR depressive OR anxiety) ) )</w:t>
      </w:r>
    </w:p>
    <w:p w14:paraId="1B6AE8AD" w14:textId="25D9C7F1" w:rsidR="00A157B7" w:rsidRDefault="00B62171" w:rsidP="00DF0F8E">
      <w:pPr>
        <w:rPr>
          <w:rFonts w:ascii="Arial" w:hAnsi="Arial" w:cs="Arial"/>
          <w:b/>
          <w:bCs/>
          <w:sz w:val="20"/>
          <w:szCs w:val="20"/>
          <w:lang w:val="en-US"/>
        </w:rPr>
      </w:pPr>
      <w:r w:rsidRPr="00B62171">
        <w:rPr>
          <w:rFonts w:ascii="Arial" w:hAnsi="Arial" w:cs="Arial"/>
          <w:b/>
          <w:bCs/>
          <w:sz w:val="20"/>
          <w:szCs w:val="20"/>
          <w:lang w:val="en-US"/>
        </w:rPr>
        <w:t>(( TS=(psilocyb*) OR TS=("psilocybin therapy") OR TS=("psilocybin-assisted therapy") OR TS=("psilocybin assisted therapy") OR TI=(psilocybin OR psilocybe OR psilocibin) OR AB=(psilocybin OR psilocybe OR psilocibin) ) AND ( TS=(depress*) OR TS=(anxiety) OR TS=(dysthymia) OR TS=("depression and anxiety") OR TI=(depression OR depressive OR anxiety OR anxious) OR AB=(depression OR depressive OR anxiety OR anxious)))</w:t>
      </w:r>
    </w:p>
    <w:p w14:paraId="59BBC869" w14:textId="77777777" w:rsidR="00AC4EFB" w:rsidRPr="00AC4EFB" w:rsidRDefault="00AC4EFB" w:rsidP="00AC4EFB">
      <w:pPr>
        <w:rPr>
          <w:rFonts w:ascii="Arial" w:hAnsi="Arial" w:cs="Arial"/>
          <w:b/>
          <w:bCs/>
          <w:sz w:val="20"/>
          <w:szCs w:val="20"/>
          <w:lang w:val="es-MX"/>
        </w:rPr>
      </w:pPr>
      <w:r w:rsidRPr="00AC4EFB">
        <w:rPr>
          <w:rFonts w:ascii="Arial" w:hAnsi="Arial" w:cs="Arial"/>
          <w:b/>
          <w:bCs/>
          <w:sz w:val="20"/>
          <w:szCs w:val="20"/>
          <w:lang w:val="es-MX"/>
        </w:rPr>
        <w:t>#   2) Scopus: exportacion CSV con todos los campos</w:t>
      </w:r>
    </w:p>
    <w:p w14:paraId="140451D8" w14:textId="77777777" w:rsidR="00AC4EFB" w:rsidRDefault="00AC4EFB" w:rsidP="00AC4EFB">
      <w:pPr>
        <w:rPr>
          <w:rFonts w:ascii="Arial" w:hAnsi="Arial" w:cs="Arial"/>
          <w:b/>
          <w:bCs/>
          <w:sz w:val="20"/>
          <w:szCs w:val="20"/>
          <w:lang w:val="en-US"/>
        </w:rPr>
      </w:pPr>
      <w:r w:rsidRPr="00AC4EFB">
        <w:rPr>
          <w:rFonts w:ascii="Arial" w:hAnsi="Arial" w:cs="Arial"/>
          <w:b/>
          <w:bCs/>
          <w:sz w:val="20"/>
          <w:szCs w:val="20"/>
          <w:lang w:val="en-US"/>
        </w:rPr>
        <w:t>#   3) PubMed: formato MEDLINE (.txt o .nbib)</w:t>
      </w:r>
    </w:p>
    <w:p w14:paraId="1488F61E" w14:textId="5C272E15" w:rsidR="0037287D" w:rsidRPr="00AC4EFB" w:rsidRDefault="009A3E39" w:rsidP="00AC4EFB">
      <w:pPr>
        <w:rPr>
          <w:rFonts w:ascii="Arial" w:hAnsi="Arial" w:cs="Arial"/>
          <w:b/>
          <w:bCs/>
          <w:sz w:val="20"/>
          <w:szCs w:val="20"/>
          <w:lang w:val="en-US"/>
        </w:rPr>
      </w:pPr>
      <w:r w:rsidRPr="009A3E39">
        <w:rPr>
          <w:rFonts w:ascii="Arial" w:hAnsi="Arial" w:cs="Arial"/>
          <w:b/>
          <w:bCs/>
          <w:sz w:val="20"/>
          <w:szCs w:val="20"/>
          <w:lang w:val="en-US"/>
        </w:rPr>
        <w:t>"psilocyb*"[Title/Abstract] OR (("psilocybin"[MeSH Terms] OR "psilocybe"[MeSH Terms])) AND ("depress*"[Title/Abstract] OR "anxiety*"[Title/Abstract] OR "depression"[MeSH Terms] OR "Depressive Disorder"[MeSH] OR "anxiety"[MeSH Terms] OR "Anxiety Disorders"[MeSH])</w:t>
      </w:r>
    </w:p>
    <w:p w14:paraId="69AFF502" w14:textId="04C47BF4" w:rsidR="00AC4EFB" w:rsidRDefault="00AC4EFB" w:rsidP="00AC4EFB">
      <w:pPr>
        <w:rPr>
          <w:rFonts w:ascii="Arial" w:hAnsi="Arial" w:cs="Arial"/>
          <w:b/>
          <w:bCs/>
          <w:sz w:val="20"/>
          <w:szCs w:val="20"/>
          <w:lang w:val="en-US"/>
        </w:rPr>
      </w:pPr>
      <w:r w:rsidRPr="00AC4EFB">
        <w:rPr>
          <w:rFonts w:ascii="Arial" w:hAnsi="Arial" w:cs="Arial"/>
          <w:b/>
          <w:bCs/>
          <w:sz w:val="20"/>
          <w:szCs w:val="20"/>
          <w:lang w:val="en-US"/>
        </w:rPr>
        <w:t>#   4) Ovid: exportacion RIS (.ris o .txt)</w:t>
      </w:r>
    </w:p>
    <w:p w14:paraId="11933A55" w14:textId="00764383" w:rsidR="00223B68" w:rsidRPr="00264483" w:rsidRDefault="00223B68" w:rsidP="00AC4EFB">
      <w:pPr>
        <w:rPr>
          <w:rFonts w:ascii="Arial" w:hAnsi="Arial" w:cs="Arial"/>
          <w:b/>
          <w:bCs/>
          <w:sz w:val="20"/>
          <w:szCs w:val="20"/>
          <w:lang w:val="en-US"/>
        </w:rPr>
      </w:pPr>
      <w:r w:rsidRPr="004A4598">
        <w:rPr>
          <w:rFonts w:ascii="Arial" w:hAnsi="Arial" w:cs="Arial"/>
          <w:b/>
          <w:bCs/>
          <w:sz w:val="20"/>
          <w:szCs w:val="20"/>
          <w:lang w:val="en-US"/>
        </w:rPr>
        <w:t>((("psilocyb*".ab. or "psilocyb*".ti.) and ("depressi*".ab. or "depressi*".ti. or (depresive disorders or major depression or depression).hw. or ("anxiety*".ab. or "anxiety*".ti. or (anxiety or Anxiety Disorders or anxious).hw.))) or (("psilocybin" or "psilocybe") and ("depression" or "anxiety")).mh.) not (("lsd therapy" or "ayahuasca" or "iboga" or "mdma" or "dmt" or "mescaline" or "peyote" or "dmt therapy" or "lysergic" or "lsd").kw. or ("systematic" or "meta-analysis").ti.)</w:t>
      </w:r>
    </w:p>
    <w:p w14:paraId="6D93392D" w14:textId="77777777" w:rsidR="00D70EB8" w:rsidRPr="000B0D0E" w:rsidRDefault="00D70EB8" w:rsidP="00C961B2">
      <w:pPr>
        <w:rPr>
          <w:rFonts w:ascii="Arial" w:hAnsi="Arial" w:cs="Arial"/>
          <w:b/>
          <w:bCs/>
          <w:sz w:val="20"/>
          <w:szCs w:val="20"/>
          <w:lang w:val="en-US"/>
        </w:rPr>
      </w:pPr>
    </w:p>
    <w:p w14:paraId="39F42CDE" w14:textId="17B7B603" w:rsidR="00C961B2" w:rsidRPr="005B353E" w:rsidRDefault="00C961B2" w:rsidP="00C961B2">
      <w:pPr>
        <w:rPr>
          <w:rFonts w:ascii="Arial" w:hAnsi="Arial" w:cs="Arial"/>
          <w:b/>
          <w:bCs/>
          <w:sz w:val="20"/>
          <w:szCs w:val="20"/>
          <w:highlight w:val="yellow"/>
          <w:lang w:val="es-MX"/>
        </w:rPr>
      </w:pPr>
      <w:r w:rsidRPr="00487215">
        <w:rPr>
          <w:rFonts w:ascii="Arial" w:hAnsi="Arial" w:cs="Arial"/>
          <w:b/>
          <w:bCs/>
          <w:sz w:val="20"/>
          <w:szCs w:val="20"/>
          <w:highlight w:val="yellow"/>
          <w:lang w:val="es-MX"/>
        </w:rPr>
        <w:t>Scopus</w:t>
      </w:r>
      <w:r w:rsidR="00487215" w:rsidRPr="00487215">
        <w:rPr>
          <w:rFonts w:ascii="Arial" w:hAnsi="Arial" w:cs="Arial"/>
          <w:b/>
          <w:bCs/>
          <w:sz w:val="20"/>
          <w:szCs w:val="20"/>
          <w:highlight w:val="yellow"/>
          <w:lang w:val="es-MX"/>
        </w:rPr>
        <w:t xml:space="preserve"> </w:t>
      </w:r>
      <w:hyperlink r:id="rId7" w:tgtFrame="_blank" w:history="1">
        <w:r w:rsidR="00487215" w:rsidRPr="00487215">
          <w:rPr>
            <w:rStyle w:val="Hipervnculo"/>
            <w:rFonts w:ascii="Arial" w:hAnsi="Arial" w:cs="Arial"/>
            <w:b/>
            <w:bCs/>
            <w:sz w:val="20"/>
            <w:szCs w:val="20"/>
            <w:highlight w:val="yellow"/>
          </w:rPr>
          <w:t>Acceso por ELSEVIER (Cubre desde 1778-)</w:t>
        </w:r>
      </w:hyperlink>
      <w:r w:rsidR="005B353E" w:rsidRPr="005B353E">
        <w:rPr>
          <w:rFonts w:ascii="Arial" w:hAnsi="Arial" w:cs="Arial"/>
          <w:b/>
          <w:bCs/>
          <w:sz w:val="20"/>
          <w:szCs w:val="20"/>
          <w:highlight w:val="yellow"/>
          <w:lang w:val="es-MX"/>
        </w:rPr>
        <w:t xml:space="preserve"> </w:t>
      </w:r>
      <w:r w:rsidR="005B353E">
        <w:rPr>
          <w:rFonts w:ascii="Arial" w:hAnsi="Arial" w:cs="Arial"/>
          <w:b/>
          <w:bCs/>
          <w:sz w:val="20"/>
          <w:szCs w:val="20"/>
          <w:highlight w:val="yellow"/>
          <w:lang w:val="es-MX"/>
        </w:rPr>
        <w:t>EJECUTAR</w:t>
      </w:r>
    </w:p>
    <w:p w14:paraId="32803DC7" w14:textId="77777777" w:rsidR="00936FAD" w:rsidRPr="005B353E" w:rsidRDefault="00936FAD" w:rsidP="00C961B2">
      <w:pPr>
        <w:rPr>
          <w:rFonts w:ascii="Arial" w:hAnsi="Arial" w:cs="Arial"/>
          <w:b/>
          <w:bCs/>
          <w:sz w:val="20"/>
          <w:szCs w:val="20"/>
          <w:highlight w:val="yellow"/>
          <w:lang w:val="es-MX"/>
        </w:rPr>
      </w:pPr>
    </w:p>
    <w:p w14:paraId="1D88CE28" w14:textId="25212F2C" w:rsidR="00487215" w:rsidRPr="005B353E" w:rsidRDefault="00363E25" w:rsidP="00C961B2">
      <w:pPr>
        <w:rPr>
          <w:rFonts w:ascii="Arial" w:hAnsi="Arial" w:cs="Arial"/>
          <w:sz w:val="20"/>
          <w:szCs w:val="20"/>
          <w:lang w:val="en-US"/>
        </w:rPr>
      </w:pPr>
      <w:r w:rsidRPr="005B353E">
        <w:rPr>
          <w:rFonts w:ascii="Arial" w:hAnsi="Arial" w:cs="Arial"/>
          <w:sz w:val="20"/>
          <w:szCs w:val="20"/>
          <w:lang w:val="en-US"/>
        </w:rPr>
        <w:t>TITLE-ABS-KEY( ( psilocybin OR psilocibin OR psilocybe OR "psilocybin therapy" OR "psilocybin-assisted therapy" OR "psilocybin assisted therapy" ) AND ( depress* OR dysthymi* OR anxi* OR "depressive disorder" OR "major depressive disorder" OR "treatment-resistant depression" ) )</w:t>
      </w:r>
    </w:p>
    <w:p w14:paraId="53F625E9" w14:textId="795A061F" w:rsidR="007B2E23" w:rsidRPr="00D843E6" w:rsidRDefault="00C961B2" w:rsidP="00C961B2">
      <w:pPr>
        <w:rPr>
          <w:rFonts w:ascii="Arial" w:hAnsi="Arial" w:cs="Arial"/>
          <w:sz w:val="20"/>
          <w:szCs w:val="20"/>
          <w:lang w:val="es-MX"/>
        </w:rPr>
      </w:pPr>
      <w:r w:rsidRPr="005B353E">
        <w:rPr>
          <w:rFonts w:ascii="Arial" w:hAnsi="Arial" w:cs="Arial"/>
          <w:sz w:val="20"/>
          <w:szCs w:val="20"/>
          <w:lang w:val="es-MX"/>
        </w:rPr>
        <w:t>AND AÑO DE</w:t>
      </w:r>
      <w:r w:rsidR="005B353E" w:rsidRPr="005B353E">
        <w:rPr>
          <w:rFonts w:ascii="Arial" w:hAnsi="Arial" w:cs="Arial"/>
          <w:sz w:val="20"/>
          <w:szCs w:val="20"/>
          <w:lang w:val="es-MX"/>
        </w:rPr>
        <w:t xml:space="preserve"> </w:t>
      </w:r>
      <w:r w:rsidRPr="005B353E">
        <w:rPr>
          <w:rFonts w:ascii="Arial" w:hAnsi="Arial" w:cs="Arial"/>
          <w:sz w:val="20"/>
          <w:szCs w:val="20"/>
        </w:rPr>
        <w:t>PUBLICACION &gt; 2821 AND AÑO DE PUBLICACION &lt; 2827</w:t>
      </w:r>
    </w:p>
    <w:p w14:paraId="52E68191" w14:textId="5EC73A21" w:rsidR="007B2E23" w:rsidRDefault="007B2E23" w:rsidP="00C961B2">
      <w:pPr>
        <w:rPr>
          <w:rFonts w:ascii="Arial" w:hAnsi="Arial" w:cs="Arial"/>
          <w:b/>
          <w:bCs/>
          <w:sz w:val="20"/>
          <w:szCs w:val="20"/>
        </w:rPr>
      </w:pPr>
    </w:p>
    <w:p w14:paraId="43B0F38A" w14:textId="3253CF6B" w:rsidR="00C961B2" w:rsidRPr="00984C22" w:rsidRDefault="00C961B2" w:rsidP="00C961B2">
      <w:pPr>
        <w:rPr>
          <w:rFonts w:ascii="Arial" w:hAnsi="Arial" w:cs="Arial"/>
          <w:b/>
          <w:bCs/>
          <w:sz w:val="20"/>
          <w:szCs w:val="20"/>
          <w:lang w:val="es-MX"/>
        </w:rPr>
      </w:pPr>
      <w:r w:rsidRPr="00C961B2">
        <w:rPr>
          <w:rFonts w:ascii="Arial" w:hAnsi="Arial" w:cs="Arial"/>
          <w:b/>
          <w:bCs/>
          <w:sz w:val="20"/>
          <w:szCs w:val="20"/>
        </w:rPr>
        <w:t>PubMed (cadena bibliométrica):</w:t>
      </w:r>
      <w:r w:rsidR="00984C22">
        <w:rPr>
          <w:rFonts w:ascii="Arial" w:hAnsi="Arial" w:cs="Arial"/>
          <w:b/>
          <w:bCs/>
          <w:sz w:val="20"/>
          <w:szCs w:val="20"/>
        </w:rPr>
        <w:t xml:space="preserve"> </w:t>
      </w:r>
      <w:r w:rsidR="00984C22" w:rsidRPr="00A32D25">
        <w:rPr>
          <w:rFonts w:ascii="Arial" w:hAnsi="Arial" w:cs="Arial"/>
          <w:b/>
          <w:bCs/>
          <w:sz w:val="20"/>
          <w:szCs w:val="20"/>
          <w:highlight w:val="yellow"/>
          <w:lang w:val="es-MX"/>
        </w:rPr>
        <w:t xml:space="preserve">AÑADIR TIPOS DE PUB Y </w:t>
      </w:r>
      <w:r w:rsidR="00984C22" w:rsidRPr="00E438C8">
        <w:rPr>
          <w:rFonts w:ascii="Arial" w:hAnsi="Arial" w:cs="Arial"/>
          <w:b/>
          <w:bCs/>
          <w:sz w:val="20"/>
          <w:szCs w:val="20"/>
          <w:highlight w:val="yellow"/>
          <w:lang w:val="es-MX"/>
        </w:rPr>
        <w:t>ACCESO Y EJECUTr</w:t>
      </w:r>
    </w:p>
    <w:p w14:paraId="281CE8EC" w14:textId="77777777" w:rsidR="00C14B29" w:rsidRPr="00984C22" w:rsidRDefault="00C50DE7" w:rsidP="00C961B2">
      <w:pPr>
        <w:rPr>
          <w:rFonts w:ascii="Arial" w:hAnsi="Arial" w:cs="Arial"/>
          <w:b/>
          <w:sz w:val="20"/>
          <w:szCs w:val="20"/>
          <w:lang w:val="en-US"/>
        </w:rPr>
      </w:pPr>
      <w:r w:rsidRPr="00984C22">
        <w:rPr>
          <w:rFonts w:ascii="Arial" w:hAnsi="Arial" w:cs="Arial"/>
          <w:b/>
          <w:sz w:val="20"/>
          <w:szCs w:val="20"/>
          <w:lang w:val="en-US"/>
        </w:rPr>
        <w:t>("psilocyb*"[Title/Abstract] AND ("depressi*"[Title/Abstract] OR "anxiety*"[Title/Abstract]))</w:t>
      </w:r>
    </w:p>
    <w:p w14:paraId="0E5883C8" w14:textId="77777777" w:rsidR="00C14B29" w:rsidRDefault="00C50DE7" w:rsidP="00C961B2">
      <w:pPr>
        <w:rPr>
          <w:rFonts w:ascii="Arial" w:hAnsi="Arial" w:cs="Arial"/>
          <w:b/>
          <w:sz w:val="20"/>
          <w:szCs w:val="20"/>
          <w:lang w:val="en-US"/>
        </w:rPr>
      </w:pPr>
      <w:r w:rsidRPr="00C14B29">
        <w:rPr>
          <w:rFonts w:ascii="Arial" w:hAnsi="Arial" w:cs="Arial"/>
          <w:b/>
          <w:sz w:val="20"/>
          <w:szCs w:val="20"/>
          <w:lang w:val="en-US"/>
        </w:rPr>
        <w:t xml:space="preserve"> OR</w:t>
      </w:r>
    </w:p>
    <w:p w14:paraId="188BC7DD" w14:textId="78206891" w:rsidR="004A7CE6" w:rsidRPr="00C14B29" w:rsidRDefault="00C50DE7" w:rsidP="00C961B2">
      <w:pPr>
        <w:rPr>
          <w:rFonts w:ascii="Arial" w:hAnsi="Arial" w:cs="Arial"/>
          <w:b/>
          <w:sz w:val="20"/>
          <w:szCs w:val="20"/>
          <w:lang w:val="en-US"/>
        </w:rPr>
      </w:pPr>
      <w:r w:rsidRPr="00C14B29">
        <w:rPr>
          <w:rFonts w:ascii="Arial" w:hAnsi="Arial" w:cs="Arial"/>
          <w:b/>
          <w:sz w:val="20"/>
          <w:szCs w:val="20"/>
          <w:lang w:val="en-US"/>
        </w:rPr>
        <w:lastRenderedPageBreak/>
        <w:t xml:space="preserve"> (("psilocybin"[MeSH Terms] OR "psilocybe"[MeSH Terms]) AND ("depression"[MeSH Terms] OR "anxiety"[MeSH Terms]))</w:t>
      </w:r>
    </w:p>
    <w:p w14:paraId="421CDF89" w14:textId="77777777" w:rsidR="00744FD3" w:rsidRPr="00744FD3" w:rsidRDefault="00C961B2" w:rsidP="00C961B2">
      <w:pPr>
        <w:rPr>
          <w:rFonts w:ascii="Arial" w:hAnsi="Arial" w:cs="Arial"/>
          <w:b/>
          <w:bCs/>
          <w:sz w:val="20"/>
          <w:szCs w:val="20"/>
          <w:lang w:val="es-MX"/>
        </w:rPr>
      </w:pPr>
      <w:r w:rsidRPr="00744FD3">
        <w:rPr>
          <w:rFonts w:ascii="Arial" w:hAnsi="Arial" w:cs="Arial"/>
          <w:b/>
          <w:bCs/>
          <w:sz w:val="20"/>
          <w:szCs w:val="20"/>
          <w:lang w:val="es-MX"/>
        </w:rPr>
        <w:t>Y</w:t>
      </w:r>
    </w:p>
    <w:p w14:paraId="6825B610" w14:textId="4A2D2CCF" w:rsidR="00C961B2" w:rsidRDefault="00C961B2" w:rsidP="00C961B2">
      <w:pPr>
        <w:rPr>
          <w:rFonts w:ascii="Arial" w:hAnsi="Arial" w:cs="Arial"/>
          <w:b/>
          <w:bCs/>
          <w:sz w:val="20"/>
          <w:szCs w:val="20"/>
          <w:lang w:val="es-MX"/>
        </w:rPr>
      </w:pPr>
      <w:r w:rsidRPr="00744FD3">
        <w:rPr>
          <w:rFonts w:ascii="Arial" w:hAnsi="Arial" w:cs="Arial"/>
          <w:b/>
          <w:bCs/>
          <w:sz w:val="20"/>
          <w:szCs w:val="20"/>
          <w:lang w:val="es-MX"/>
        </w:rPr>
        <w:t xml:space="preserve"> 2822:2826[dp]</w:t>
      </w:r>
    </w:p>
    <w:p w14:paraId="13F22BDC" w14:textId="77777777" w:rsidR="00984C22" w:rsidRPr="00744FD3" w:rsidRDefault="00984C22" w:rsidP="00C961B2">
      <w:pPr>
        <w:rPr>
          <w:rFonts w:ascii="Arial" w:hAnsi="Arial" w:cs="Arial"/>
          <w:b/>
          <w:bCs/>
          <w:sz w:val="20"/>
          <w:szCs w:val="20"/>
          <w:lang w:val="es-MX"/>
        </w:rPr>
      </w:pPr>
    </w:p>
    <w:tbl>
      <w:tblPr>
        <w:tblStyle w:val="Tablaconcuadrculaclara"/>
        <w:tblW w:w="9344" w:type="dxa"/>
        <w:tblLook w:val="04A0" w:firstRow="1" w:lastRow="0" w:firstColumn="1" w:lastColumn="0" w:noHBand="0" w:noVBand="1"/>
      </w:tblPr>
      <w:tblGrid>
        <w:gridCol w:w="895"/>
        <w:gridCol w:w="7437"/>
        <w:gridCol w:w="1012"/>
      </w:tblGrid>
      <w:tr w:rsidR="00E438C8" w:rsidRPr="005A24EE" w14:paraId="1024CD42" w14:textId="77777777">
        <w:trPr>
          <w:trHeight w:val="453"/>
        </w:trPr>
        <w:tc>
          <w:tcPr>
            <w:tcW w:w="704" w:type="dxa"/>
            <w:hideMark/>
          </w:tcPr>
          <w:p w14:paraId="73DE3E8C"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Search number</w:t>
            </w:r>
          </w:p>
        </w:tc>
        <w:tc>
          <w:tcPr>
            <w:tcW w:w="7437" w:type="dxa"/>
            <w:hideMark/>
          </w:tcPr>
          <w:p w14:paraId="3012700E"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Query</w:t>
            </w:r>
          </w:p>
        </w:tc>
        <w:tc>
          <w:tcPr>
            <w:tcW w:w="0" w:type="auto"/>
            <w:hideMark/>
          </w:tcPr>
          <w:p w14:paraId="4E6191D7"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Results</w:t>
            </w:r>
          </w:p>
        </w:tc>
      </w:tr>
      <w:tr w:rsidR="00E438C8" w:rsidRPr="005A24EE" w14:paraId="10683FC0" w14:textId="77777777">
        <w:trPr>
          <w:trHeight w:val="315"/>
        </w:trPr>
        <w:tc>
          <w:tcPr>
            <w:tcW w:w="704" w:type="dxa"/>
            <w:hideMark/>
          </w:tcPr>
          <w:p w14:paraId="6EE322E2"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w:t>
            </w:r>
          </w:p>
        </w:tc>
        <w:tc>
          <w:tcPr>
            <w:tcW w:w="7437" w:type="dxa"/>
            <w:hideMark/>
          </w:tcPr>
          <w:p w14:paraId="1ABE2400"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"psilocyb*"[Title/Abstract]</w:t>
            </w:r>
          </w:p>
        </w:tc>
        <w:tc>
          <w:tcPr>
            <w:tcW w:w="0" w:type="auto"/>
            <w:hideMark/>
          </w:tcPr>
          <w:p w14:paraId="0B77DD0F"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2,888</w:t>
            </w:r>
          </w:p>
        </w:tc>
      </w:tr>
      <w:tr w:rsidR="00E438C8" w:rsidRPr="005A24EE" w14:paraId="73B47E14" w14:textId="77777777">
        <w:trPr>
          <w:trHeight w:val="315"/>
        </w:trPr>
        <w:tc>
          <w:tcPr>
            <w:tcW w:w="704" w:type="dxa"/>
            <w:hideMark/>
          </w:tcPr>
          <w:p w14:paraId="0A625E2D"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2</w:t>
            </w:r>
          </w:p>
        </w:tc>
        <w:tc>
          <w:tcPr>
            <w:tcW w:w="7437" w:type="dxa"/>
            <w:hideMark/>
          </w:tcPr>
          <w:p w14:paraId="7AC3AB60"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"depressi*"[Title/Abstract]</w:t>
            </w:r>
          </w:p>
        </w:tc>
        <w:tc>
          <w:tcPr>
            <w:tcW w:w="0" w:type="auto"/>
            <w:hideMark/>
          </w:tcPr>
          <w:p w14:paraId="3F928992"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602,461</w:t>
            </w:r>
          </w:p>
        </w:tc>
      </w:tr>
      <w:tr w:rsidR="00E438C8" w:rsidRPr="005A24EE" w14:paraId="783FBF2F" w14:textId="77777777">
        <w:trPr>
          <w:trHeight w:val="315"/>
        </w:trPr>
        <w:tc>
          <w:tcPr>
            <w:tcW w:w="704" w:type="dxa"/>
            <w:hideMark/>
          </w:tcPr>
          <w:p w14:paraId="6E55AF83"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3</w:t>
            </w:r>
          </w:p>
        </w:tc>
        <w:tc>
          <w:tcPr>
            <w:tcW w:w="7437" w:type="dxa"/>
            <w:hideMark/>
          </w:tcPr>
          <w:p w14:paraId="683B244E"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"anxiety*"[Title/Abstract]</w:t>
            </w:r>
          </w:p>
        </w:tc>
        <w:tc>
          <w:tcPr>
            <w:tcW w:w="0" w:type="auto"/>
            <w:hideMark/>
          </w:tcPr>
          <w:p w14:paraId="3FECBDF2"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346,580</w:t>
            </w:r>
          </w:p>
        </w:tc>
      </w:tr>
      <w:tr w:rsidR="00E438C8" w:rsidRPr="005A24EE" w14:paraId="16CEAAE4" w14:textId="77777777">
        <w:trPr>
          <w:trHeight w:val="315"/>
        </w:trPr>
        <w:tc>
          <w:tcPr>
            <w:tcW w:w="704" w:type="dxa"/>
            <w:hideMark/>
          </w:tcPr>
          <w:p w14:paraId="409658D9"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4</w:t>
            </w:r>
          </w:p>
        </w:tc>
        <w:tc>
          <w:tcPr>
            <w:tcW w:w="7437" w:type="dxa"/>
            <w:hideMark/>
          </w:tcPr>
          <w:p w14:paraId="62DB5086"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#2 OR #3</w:t>
            </w:r>
          </w:p>
        </w:tc>
        <w:tc>
          <w:tcPr>
            <w:tcW w:w="0" w:type="auto"/>
            <w:hideMark/>
          </w:tcPr>
          <w:p w14:paraId="12AD20C4"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765,559</w:t>
            </w:r>
          </w:p>
        </w:tc>
      </w:tr>
      <w:tr w:rsidR="00E438C8" w:rsidRPr="005A24EE" w14:paraId="3460B261" w14:textId="77777777">
        <w:trPr>
          <w:trHeight w:val="315"/>
        </w:trPr>
        <w:tc>
          <w:tcPr>
            <w:tcW w:w="704" w:type="dxa"/>
            <w:hideMark/>
          </w:tcPr>
          <w:p w14:paraId="117E9C56"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5</w:t>
            </w:r>
          </w:p>
        </w:tc>
        <w:tc>
          <w:tcPr>
            <w:tcW w:w="7437" w:type="dxa"/>
            <w:hideMark/>
          </w:tcPr>
          <w:p w14:paraId="414048DD"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 AND #4</w:t>
            </w:r>
          </w:p>
        </w:tc>
        <w:tc>
          <w:tcPr>
            <w:tcW w:w="0" w:type="auto"/>
            <w:hideMark/>
          </w:tcPr>
          <w:p w14:paraId="5A3813E9"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1,098</w:t>
            </w:r>
          </w:p>
        </w:tc>
      </w:tr>
      <w:tr w:rsidR="00E438C8" w:rsidRPr="005A24EE" w14:paraId="778F78BF" w14:textId="77777777">
        <w:trPr>
          <w:trHeight w:val="315"/>
        </w:trPr>
        <w:tc>
          <w:tcPr>
            <w:tcW w:w="704" w:type="dxa"/>
            <w:hideMark/>
          </w:tcPr>
          <w:p w14:paraId="7CA7F9D1"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6</w:t>
            </w:r>
          </w:p>
        </w:tc>
        <w:tc>
          <w:tcPr>
            <w:tcW w:w="7437" w:type="dxa"/>
            <w:hideMark/>
          </w:tcPr>
          <w:p w14:paraId="5327CB2C"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"psilocybin"[MeSH Terms]</w:t>
            </w:r>
          </w:p>
        </w:tc>
        <w:tc>
          <w:tcPr>
            <w:tcW w:w="0" w:type="auto"/>
            <w:hideMark/>
          </w:tcPr>
          <w:p w14:paraId="38AA47C1"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1,786</w:t>
            </w:r>
          </w:p>
        </w:tc>
      </w:tr>
      <w:tr w:rsidR="00E438C8" w:rsidRPr="005A24EE" w14:paraId="09B27FC2" w14:textId="77777777">
        <w:trPr>
          <w:trHeight w:val="315"/>
        </w:trPr>
        <w:tc>
          <w:tcPr>
            <w:tcW w:w="704" w:type="dxa"/>
            <w:hideMark/>
          </w:tcPr>
          <w:p w14:paraId="56183C15"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7</w:t>
            </w:r>
          </w:p>
        </w:tc>
        <w:tc>
          <w:tcPr>
            <w:tcW w:w="7437" w:type="dxa"/>
            <w:hideMark/>
          </w:tcPr>
          <w:p w14:paraId="7AC5E5D7"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"psilocybe"[MeSH Terms]</w:t>
            </w:r>
          </w:p>
        </w:tc>
        <w:tc>
          <w:tcPr>
            <w:tcW w:w="0" w:type="auto"/>
            <w:hideMark/>
          </w:tcPr>
          <w:p w14:paraId="150F5EBF"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95</w:t>
            </w:r>
          </w:p>
        </w:tc>
      </w:tr>
      <w:tr w:rsidR="00E438C8" w:rsidRPr="005A24EE" w14:paraId="7D974C11" w14:textId="77777777">
        <w:trPr>
          <w:trHeight w:val="315"/>
        </w:trPr>
        <w:tc>
          <w:tcPr>
            <w:tcW w:w="704" w:type="dxa"/>
            <w:hideMark/>
          </w:tcPr>
          <w:p w14:paraId="1FDBFC10"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8</w:t>
            </w:r>
          </w:p>
        </w:tc>
        <w:tc>
          <w:tcPr>
            <w:tcW w:w="7437" w:type="dxa"/>
            <w:hideMark/>
          </w:tcPr>
          <w:p w14:paraId="5561A955"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#6 OR #7</w:t>
            </w:r>
          </w:p>
        </w:tc>
        <w:tc>
          <w:tcPr>
            <w:tcW w:w="0" w:type="auto"/>
            <w:hideMark/>
          </w:tcPr>
          <w:p w14:paraId="1EAA1293"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1,821</w:t>
            </w:r>
          </w:p>
        </w:tc>
      </w:tr>
      <w:tr w:rsidR="00E438C8" w:rsidRPr="005A24EE" w14:paraId="0307A899" w14:textId="77777777">
        <w:trPr>
          <w:trHeight w:val="315"/>
        </w:trPr>
        <w:tc>
          <w:tcPr>
            <w:tcW w:w="704" w:type="dxa"/>
            <w:hideMark/>
          </w:tcPr>
          <w:p w14:paraId="304E30FF"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9</w:t>
            </w:r>
          </w:p>
        </w:tc>
        <w:tc>
          <w:tcPr>
            <w:tcW w:w="7437" w:type="dxa"/>
            <w:hideMark/>
          </w:tcPr>
          <w:p w14:paraId="42BA7430"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"depression"[MeSH Terms]</w:t>
            </w:r>
          </w:p>
        </w:tc>
        <w:tc>
          <w:tcPr>
            <w:tcW w:w="0" w:type="auto"/>
            <w:hideMark/>
          </w:tcPr>
          <w:p w14:paraId="06082F35"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183,667</w:t>
            </w:r>
          </w:p>
        </w:tc>
      </w:tr>
      <w:tr w:rsidR="00E438C8" w:rsidRPr="005A24EE" w14:paraId="59F61320" w14:textId="77777777">
        <w:trPr>
          <w:trHeight w:val="315"/>
        </w:trPr>
        <w:tc>
          <w:tcPr>
            <w:tcW w:w="704" w:type="dxa"/>
            <w:hideMark/>
          </w:tcPr>
          <w:p w14:paraId="57DBACBA"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10</w:t>
            </w:r>
          </w:p>
        </w:tc>
        <w:tc>
          <w:tcPr>
            <w:tcW w:w="7437" w:type="dxa"/>
            <w:hideMark/>
          </w:tcPr>
          <w:p w14:paraId="217E4FCA"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"anxiety"[MeSH Terms]</w:t>
            </w:r>
          </w:p>
        </w:tc>
        <w:tc>
          <w:tcPr>
            <w:tcW w:w="0" w:type="auto"/>
            <w:hideMark/>
          </w:tcPr>
          <w:p w14:paraId="05C7B84D"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137,364</w:t>
            </w:r>
          </w:p>
        </w:tc>
      </w:tr>
      <w:tr w:rsidR="00E438C8" w:rsidRPr="005A24EE" w14:paraId="77430225" w14:textId="77777777">
        <w:trPr>
          <w:trHeight w:val="315"/>
        </w:trPr>
        <w:tc>
          <w:tcPr>
            <w:tcW w:w="704" w:type="dxa"/>
            <w:hideMark/>
          </w:tcPr>
          <w:p w14:paraId="50489275"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11</w:t>
            </w:r>
          </w:p>
        </w:tc>
        <w:tc>
          <w:tcPr>
            <w:tcW w:w="7437" w:type="dxa"/>
            <w:hideMark/>
          </w:tcPr>
          <w:p w14:paraId="0B27788F"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#9 OR #10</w:t>
            </w:r>
          </w:p>
        </w:tc>
        <w:tc>
          <w:tcPr>
            <w:tcW w:w="0" w:type="auto"/>
            <w:hideMark/>
          </w:tcPr>
          <w:p w14:paraId="0448C890"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271,107</w:t>
            </w:r>
          </w:p>
        </w:tc>
      </w:tr>
      <w:tr w:rsidR="00E438C8" w:rsidRPr="005A24EE" w14:paraId="00E8DFE9" w14:textId="77777777">
        <w:trPr>
          <w:trHeight w:val="315"/>
        </w:trPr>
        <w:tc>
          <w:tcPr>
            <w:tcW w:w="704" w:type="dxa"/>
            <w:hideMark/>
          </w:tcPr>
          <w:p w14:paraId="60B62A5E"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12</w:t>
            </w:r>
          </w:p>
        </w:tc>
        <w:tc>
          <w:tcPr>
            <w:tcW w:w="7437" w:type="dxa"/>
            <w:hideMark/>
          </w:tcPr>
          <w:p w14:paraId="47844BC3"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#8 AND #11</w:t>
            </w:r>
          </w:p>
        </w:tc>
        <w:tc>
          <w:tcPr>
            <w:tcW w:w="0" w:type="auto"/>
            <w:hideMark/>
          </w:tcPr>
          <w:p w14:paraId="395B5C18"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208</w:t>
            </w:r>
          </w:p>
        </w:tc>
      </w:tr>
      <w:tr w:rsidR="00E438C8" w:rsidRPr="005A24EE" w14:paraId="0A65D43C" w14:textId="77777777">
        <w:trPr>
          <w:trHeight w:val="315"/>
        </w:trPr>
        <w:tc>
          <w:tcPr>
            <w:tcW w:w="704" w:type="dxa"/>
            <w:hideMark/>
          </w:tcPr>
          <w:p w14:paraId="00E2A34C"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13</w:t>
            </w:r>
          </w:p>
        </w:tc>
        <w:tc>
          <w:tcPr>
            <w:tcW w:w="7437" w:type="dxa"/>
            <w:hideMark/>
          </w:tcPr>
          <w:p w14:paraId="119F5030"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#5 OR #12</w:t>
            </w:r>
          </w:p>
        </w:tc>
        <w:tc>
          <w:tcPr>
            <w:tcW w:w="0" w:type="auto"/>
            <w:hideMark/>
          </w:tcPr>
          <w:p w14:paraId="27D3FB8B" w14:textId="77777777" w:rsidR="00E438C8" w:rsidRPr="005A24EE" w:rsidRDefault="00E438C8">
            <w:pPr>
              <w:rPr>
                <w:rFonts w:ascii="Arial" w:hAnsi="Arial" w:cs="Arial"/>
                <w:sz w:val="20"/>
                <w:szCs w:val="20"/>
                <w:lang w:val="es-MX"/>
              </w:rPr>
            </w:pPr>
            <w:r w:rsidRPr="005A24EE">
              <w:rPr>
                <w:rFonts w:ascii="Arial" w:hAnsi="Arial" w:cs="Arial"/>
                <w:sz w:val="20"/>
                <w:szCs w:val="20"/>
                <w:lang w:val="es-MX"/>
              </w:rPr>
              <w:t>1,123</w:t>
            </w:r>
          </w:p>
        </w:tc>
      </w:tr>
    </w:tbl>
    <w:p w14:paraId="14F77207" w14:textId="77777777" w:rsidR="00E438C8" w:rsidRPr="00744FD3" w:rsidRDefault="00E438C8" w:rsidP="00C961B2">
      <w:pPr>
        <w:rPr>
          <w:rFonts w:ascii="Arial" w:hAnsi="Arial" w:cs="Arial"/>
          <w:b/>
          <w:bCs/>
          <w:sz w:val="20"/>
          <w:szCs w:val="20"/>
          <w:lang w:val="es-MX"/>
        </w:rPr>
      </w:pPr>
    </w:p>
    <w:p w14:paraId="23E07E68" w14:textId="77777777" w:rsidR="00D2455F" w:rsidRDefault="00D2455F" w:rsidP="00C961B2">
      <w:pPr>
        <w:rPr>
          <w:rFonts w:ascii="Arial" w:hAnsi="Arial" w:cs="Arial"/>
          <w:b/>
          <w:bCs/>
          <w:sz w:val="20"/>
          <w:szCs w:val="20"/>
        </w:rPr>
      </w:pPr>
    </w:p>
    <w:p w14:paraId="2BF743CC" w14:textId="51F73D3A" w:rsidR="001F49BC" w:rsidRPr="001F49BC" w:rsidRDefault="001F49BC" w:rsidP="001F49BC">
      <w:pPr>
        <w:rPr>
          <w:rFonts w:ascii="Aptos Narrow" w:eastAsia="Times New Roman" w:hAnsi="Aptos Narrow" w:cs="Times New Roman"/>
          <w:b/>
          <w:bCs/>
          <w:color w:val="000000"/>
          <w:kern w:val="0"/>
          <w:lang w:val="es-MX" w:eastAsia="es-MX"/>
          <w14:ligatures w14:val="none"/>
        </w:rPr>
      </w:pPr>
      <w:r w:rsidRPr="001F49BC">
        <w:rPr>
          <w:rFonts w:ascii="Aptos Narrow" w:eastAsia="Times New Roman" w:hAnsi="Aptos Narrow" w:cs="Times New Roman"/>
          <w:b/>
          <w:bCs/>
          <w:color w:val="000000"/>
          <w:kern w:val="0"/>
          <w:lang w:val="es-MX" w:eastAsia="es-MX"/>
          <w14:ligatures w14:val="none"/>
        </w:rPr>
        <w:t>Brazo metaanalitico (estrategias restrictivas):</w:t>
      </w:r>
    </w:p>
    <w:p w14:paraId="59DF166C" w14:textId="47F0C14D" w:rsidR="001F49BC" w:rsidRDefault="001F49BC" w:rsidP="001F49BC">
      <w:pPr>
        <w:rPr>
          <w:rFonts w:ascii="Aptos Narrow" w:eastAsia="Times New Roman" w:hAnsi="Aptos Narrow" w:cs="Times New Roman"/>
          <w:b/>
          <w:bCs/>
          <w:color w:val="000000"/>
          <w:kern w:val="0"/>
          <w:lang w:val="es-MX" w:eastAsia="es-MX"/>
          <w14:ligatures w14:val="none"/>
        </w:rPr>
      </w:pPr>
      <w:r w:rsidRPr="001F49BC">
        <w:rPr>
          <w:rFonts w:ascii="Aptos Narrow" w:eastAsia="Times New Roman" w:hAnsi="Aptos Narrow" w:cs="Times New Roman"/>
          <w:b/>
          <w:bCs/>
          <w:color w:val="000000"/>
          <w:kern w:val="0"/>
          <w:lang w:val="es-MX" w:eastAsia="es-MX"/>
          <w14:ligatures w14:val="none"/>
        </w:rPr>
        <w:t>PubMed:</w:t>
      </w:r>
    </w:p>
    <w:p w14:paraId="1AB433AA" w14:textId="77777777" w:rsidR="001E2BBB" w:rsidRDefault="001E2BBB" w:rsidP="001F49BC">
      <w:pPr>
        <w:rPr>
          <w:rFonts w:ascii="Aptos Narrow" w:eastAsia="Times New Roman" w:hAnsi="Aptos Narrow" w:cs="Times New Roman"/>
          <w:b/>
          <w:bCs/>
          <w:color w:val="000000"/>
          <w:kern w:val="0"/>
          <w:lang w:val="es-MX" w:eastAsia="es-MX"/>
          <w14:ligatures w14:val="none"/>
        </w:rPr>
      </w:pPr>
    </w:p>
    <w:p w14:paraId="31A56962" w14:textId="4F46D4C1" w:rsidR="001E2BBB" w:rsidRPr="001E2BBB" w:rsidRDefault="001E2BBB" w:rsidP="001F49BC">
      <w:pPr>
        <w:rPr>
          <w:rFonts w:ascii="Aptos Narrow" w:eastAsia="Times New Roman" w:hAnsi="Aptos Narrow" w:cs="Times New Roman"/>
          <w:b/>
          <w:bCs/>
          <w:color w:val="000000"/>
          <w:kern w:val="0"/>
          <w:lang w:val="en-US" w:eastAsia="es-MX"/>
          <w14:ligatures w14:val="none"/>
        </w:rPr>
      </w:pPr>
      <w:r w:rsidRPr="001E2BBB">
        <w:rPr>
          <w:rFonts w:ascii="Aptos Narrow" w:eastAsia="Times New Roman" w:hAnsi="Aptos Narrow" w:cs="Times New Roman"/>
          <w:b/>
          <w:bCs/>
          <w:color w:val="000000"/>
          <w:kern w:val="0"/>
          <w:lang w:val="en-US" w:eastAsia="es-MX"/>
          <w14:ligatures w14:val="none"/>
        </w:rPr>
        <w:t> (("psilocyb*"[Title/Abstract] OR (("psilocybin"[MeSH Terms] OR "psilocybe"[MeSH Terms]))) AND ("depress*"[Title/Abstract] OR "anxiety*"[Title/Abstract] OR "depression"[MeSH Terms] OR "Depressive Disorder"[MeSH] OR "anxiety"[MeSH Terms] OR "Anxiety Disorders"[MeSH])) AND ((randomized controlled trial[pt] OR "clinical trial, phase ii"[pt] OR "clinical trial, phase iii"[pt] OR "clinical trial, phase iv"[pt] OR randomi*[tiab]))</w:t>
      </w:r>
    </w:p>
    <w:p w14:paraId="4465F950" w14:textId="419A5C98" w:rsidR="00310E2C" w:rsidRPr="001F49BC" w:rsidRDefault="00DA5654" w:rsidP="00C961B2">
      <w:pPr>
        <w:rPr>
          <w:rFonts w:ascii="Aptos Narrow" w:eastAsia="Times New Roman" w:hAnsi="Aptos Narrow" w:cs="Times New Roman"/>
          <w:color w:val="000000"/>
          <w:kern w:val="0"/>
          <w:lang w:val="en-US" w:eastAsia="es-MX"/>
          <w14:ligatures w14:val="none"/>
        </w:rPr>
      </w:pPr>
      <w:r w:rsidRPr="001F49BC">
        <w:rPr>
          <w:rFonts w:ascii="Aptos Narrow" w:eastAsia="Times New Roman" w:hAnsi="Aptos Narrow" w:cs="Times New Roman"/>
          <w:color w:val="000000"/>
          <w:kern w:val="0"/>
          <w:lang w:val="en-US" w:eastAsia="es-MX"/>
          <w14:ligatures w14:val="none"/>
        </w:rPr>
        <w:t xml:space="preserve">("psilocyb*"[Title/Abstract] </w:t>
      </w:r>
      <w:r w:rsidR="00B20F54" w:rsidRPr="001F49BC">
        <w:rPr>
          <w:rFonts w:ascii="Aptos Narrow" w:eastAsia="Times New Roman" w:hAnsi="Aptos Narrow" w:cs="Times New Roman"/>
          <w:color w:val="000000"/>
          <w:kern w:val="0"/>
          <w:lang w:val="en-US" w:eastAsia="es-MX"/>
          <w14:ligatures w14:val="none"/>
        </w:rPr>
        <w:t>OR (("psilocybin"[MeSH Terms] OR "psilocybe"[MeSH Terms])</w:t>
      </w:r>
      <w:r w:rsidR="0081467A" w:rsidRPr="001F49BC">
        <w:rPr>
          <w:rFonts w:ascii="Aptos Narrow" w:eastAsia="Times New Roman" w:hAnsi="Aptos Narrow" w:cs="Times New Roman"/>
          <w:color w:val="000000"/>
          <w:kern w:val="0"/>
          <w:lang w:val="en-US" w:eastAsia="es-MX"/>
          <w14:ligatures w14:val="none"/>
        </w:rPr>
        <w:t>)</w:t>
      </w:r>
    </w:p>
    <w:p w14:paraId="677427DD" w14:textId="77777777" w:rsidR="00310E2C" w:rsidRPr="001F49BC" w:rsidRDefault="00DA5654" w:rsidP="00C961B2">
      <w:pPr>
        <w:rPr>
          <w:rFonts w:ascii="Aptos Narrow" w:eastAsia="Times New Roman" w:hAnsi="Aptos Narrow" w:cs="Times New Roman"/>
          <w:color w:val="000000"/>
          <w:kern w:val="0"/>
          <w:lang w:val="en-US" w:eastAsia="es-MX"/>
          <w14:ligatures w14:val="none"/>
        </w:rPr>
      </w:pPr>
      <w:r w:rsidRPr="001F49BC">
        <w:rPr>
          <w:rFonts w:ascii="Aptos Narrow" w:eastAsia="Times New Roman" w:hAnsi="Aptos Narrow" w:cs="Times New Roman"/>
          <w:color w:val="000000"/>
          <w:kern w:val="0"/>
          <w:lang w:val="en-US" w:eastAsia="es-MX"/>
          <w14:ligatures w14:val="none"/>
        </w:rPr>
        <w:t>AND</w:t>
      </w:r>
    </w:p>
    <w:p w14:paraId="701BA55A" w14:textId="2860067E" w:rsidR="007127AC" w:rsidRPr="0058519B" w:rsidRDefault="00DA5654" w:rsidP="00C961B2">
      <w:pPr>
        <w:rPr>
          <w:rFonts w:ascii="Aptos Narrow" w:eastAsia="Times New Roman" w:hAnsi="Aptos Narrow" w:cs="Times New Roman"/>
          <w:color w:val="000000"/>
          <w:kern w:val="0"/>
          <w:lang w:val="en-US" w:eastAsia="es-MX"/>
          <w14:ligatures w14:val="none"/>
        </w:rPr>
      </w:pPr>
      <w:r w:rsidRPr="001F49BC">
        <w:rPr>
          <w:rFonts w:ascii="Aptos Narrow" w:eastAsia="Times New Roman" w:hAnsi="Aptos Narrow" w:cs="Times New Roman"/>
          <w:color w:val="000000"/>
          <w:kern w:val="0"/>
          <w:lang w:val="en-US" w:eastAsia="es-MX"/>
          <w14:ligatures w14:val="none"/>
        </w:rPr>
        <w:t xml:space="preserve"> "depress*"[Title/Abstract] OR </w:t>
      </w:r>
      <w:r w:rsidR="00A2335F" w:rsidRPr="001F49BC">
        <w:rPr>
          <w:rFonts w:ascii="Aptos Narrow" w:eastAsia="Times New Roman" w:hAnsi="Aptos Narrow" w:cs="Times New Roman"/>
          <w:color w:val="000000"/>
          <w:kern w:val="0"/>
          <w:lang w:val="en-US" w:eastAsia="es-MX"/>
          <w14:ligatures w14:val="none"/>
        </w:rPr>
        <w:t>"anxiety*"[Title/Abstract]</w:t>
      </w:r>
      <w:r w:rsidR="0058519B">
        <w:rPr>
          <w:rFonts w:ascii="Aptos Narrow" w:eastAsia="Times New Roman" w:hAnsi="Aptos Narrow" w:cs="Times New Roman"/>
          <w:color w:val="000000"/>
          <w:kern w:val="0"/>
          <w:lang w:val="en-US" w:eastAsia="es-MX"/>
          <w14:ligatures w14:val="none"/>
        </w:rPr>
        <w:t xml:space="preserve"> </w:t>
      </w:r>
      <w:r w:rsidR="0081467A" w:rsidRPr="001F49BC">
        <w:rPr>
          <w:rFonts w:ascii="Aptos Narrow" w:eastAsia="Times New Roman" w:hAnsi="Aptos Narrow" w:cs="Times New Roman"/>
          <w:color w:val="000000"/>
          <w:kern w:val="0"/>
          <w:lang w:val="en-US" w:eastAsia="es-MX"/>
          <w14:ligatures w14:val="none"/>
        </w:rPr>
        <w:t xml:space="preserve">OR "depression"[MeSH Terms] </w:t>
      </w:r>
      <w:r w:rsidR="00FC2354" w:rsidRPr="001F49BC">
        <w:rPr>
          <w:rFonts w:ascii="Arial" w:hAnsi="Arial" w:cs="Arial"/>
          <w:sz w:val="20"/>
          <w:szCs w:val="20"/>
          <w:lang w:val="en-US"/>
        </w:rPr>
        <w:t>OR "Depressive Disorder"[MeSH]</w:t>
      </w:r>
      <w:r w:rsidR="00DF4FE2" w:rsidRPr="001F49BC">
        <w:rPr>
          <w:rFonts w:ascii="Arial" w:hAnsi="Arial" w:cs="Arial"/>
          <w:sz w:val="20"/>
          <w:szCs w:val="20"/>
          <w:lang w:val="en-US"/>
        </w:rPr>
        <w:t xml:space="preserve"> </w:t>
      </w:r>
      <w:r w:rsidR="0081467A" w:rsidRPr="001F49BC">
        <w:rPr>
          <w:rFonts w:ascii="Aptos Narrow" w:eastAsia="Times New Roman" w:hAnsi="Aptos Narrow" w:cs="Times New Roman"/>
          <w:color w:val="000000"/>
          <w:kern w:val="0"/>
          <w:lang w:val="en-US" w:eastAsia="es-MX"/>
          <w14:ligatures w14:val="none"/>
        </w:rPr>
        <w:t>OR</w:t>
      </w:r>
      <w:r w:rsidR="00DF4FE2" w:rsidRPr="001F49BC">
        <w:rPr>
          <w:rFonts w:ascii="Arial" w:hAnsi="Arial" w:cs="Arial"/>
          <w:sz w:val="20"/>
          <w:szCs w:val="20"/>
          <w:lang w:val="en-US"/>
        </w:rPr>
        <w:t xml:space="preserve"> </w:t>
      </w:r>
      <w:r w:rsidR="0081467A" w:rsidRPr="001F49BC">
        <w:rPr>
          <w:rFonts w:ascii="Aptos Narrow" w:eastAsia="Times New Roman" w:hAnsi="Aptos Narrow" w:cs="Times New Roman"/>
          <w:color w:val="000000"/>
          <w:kern w:val="0"/>
          <w:lang w:val="en-US" w:eastAsia="es-MX"/>
          <w14:ligatures w14:val="none"/>
        </w:rPr>
        <w:t>"anxiety"[MeSH Terms]</w:t>
      </w:r>
      <w:r w:rsidR="00846BAA" w:rsidRPr="001F49BC">
        <w:rPr>
          <w:rFonts w:ascii="Aptos Narrow" w:eastAsia="Times New Roman" w:hAnsi="Aptos Narrow" w:cs="Times New Roman"/>
          <w:color w:val="000000"/>
          <w:kern w:val="0"/>
          <w:lang w:val="en-US" w:eastAsia="es-MX"/>
          <w14:ligatures w14:val="none"/>
        </w:rPr>
        <w:t xml:space="preserve"> </w:t>
      </w:r>
      <w:r w:rsidRPr="001F49BC">
        <w:rPr>
          <w:rFonts w:ascii="Aptos Narrow" w:eastAsia="Times New Roman" w:hAnsi="Aptos Narrow" w:cs="Times New Roman"/>
          <w:color w:val="000000"/>
          <w:kern w:val="0"/>
          <w:lang w:val="en-US" w:eastAsia="es-MX"/>
          <w14:ligatures w14:val="none"/>
        </w:rPr>
        <w:t xml:space="preserve">OR </w:t>
      </w:r>
      <w:r w:rsidR="00846BAA" w:rsidRPr="001F49BC">
        <w:rPr>
          <w:rFonts w:ascii="Arial" w:hAnsi="Arial" w:cs="Arial"/>
          <w:sz w:val="20"/>
          <w:szCs w:val="20"/>
          <w:lang w:val="en-US"/>
        </w:rPr>
        <w:t>"Anxiety Disorders"[MeSH]</w:t>
      </w:r>
    </w:p>
    <w:p w14:paraId="4BD1A7A9" w14:textId="6CC37AAC" w:rsidR="008C3091" w:rsidRPr="001F49BC" w:rsidRDefault="00DA5654" w:rsidP="008C3091">
      <w:pPr>
        <w:rPr>
          <w:rFonts w:ascii="Arial" w:hAnsi="Arial" w:cs="Arial"/>
          <w:sz w:val="20"/>
          <w:szCs w:val="20"/>
          <w:lang w:val="en-US"/>
        </w:rPr>
      </w:pPr>
      <w:r w:rsidRPr="001F49BC">
        <w:rPr>
          <w:rFonts w:ascii="Aptos Narrow" w:eastAsia="Times New Roman" w:hAnsi="Aptos Narrow" w:cs="Times New Roman"/>
          <w:color w:val="000000"/>
          <w:kern w:val="0"/>
          <w:lang w:val="en-US" w:eastAsia="es-MX"/>
          <w14:ligatures w14:val="none"/>
        </w:rPr>
        <w:t>AND</w:t>
      </w:r>
      <w:r w:rsidR="008C3091" w:rsidRPr="001F49BC">
        <w:rPr>
          <w:rFonts w:ascii="Arial" w:hAnsi="Arial" w:cs="Arial"/>
          <w:sz w:val="20"/>
          <w:szCs w:val="20"/>
          <w:lang w:val="en-US"/>
        </w:rPr>
        <w:t xml:space="preserve"> </w:t>
      </w:r>
    </w:p>
    <w:p w14:paraId="4519CC05" w14:textId="77777777" w:rsidR="008C3091" w:rsidRPr="001F49BC" w:rsidRDefault="008C3091" w:rsidP="008C3091">
      <w:pPr>
        <w:rPr>
          <w:rFonts w:ascii="Arial" w:hAnsi="Arial" w:cs="Arial"/>
          <w:sz w:val="20"/>
          <w:szCs w:val="20"/>
          <w:lang w:val="en-US"/>
        </w:rPr>
      </w:pPr>
      <w:r w:rsidRPr="001F49BC">
        <w:rPr>
          <w:rFonts w:ascii="Arial" w:hAnsi="Arial" w:cs="Arial"/>
          <w:sz w:val="20"/>
          <w:szCs w:val="20"/>
          <w:lang w:val="en-US"/>
        </w:rPr>
        <w:t xml:space="preserve">(randomized controlled trial[pt] OR "clinical trial, phase ii"[pt] OR "clinical trial, phase iii"[pt] OR "clinical trial, phase iv"[pt] OR randomi*[tiab]) </w:t>
      </w:r>
    </w:p>
    <w:p w14:paraId="6DB441BB" w14:textId="77777777" w:rsidR="00850FDD" w:rsidRDefault="00DA5654" w:rsidP="00C961B2">
      <w:pPr>
        <w:rPr>
          <w:rFonts w:ascii="Aptos Narrow" w:eastAsia="Times New Roman" w:hAnsi="Aptos Narrow" w:cs="Times New Roman"/>
          <w:color w:val="000000"/>
          <w:kern w:val="0"/>
          <w:lang w:val="en-US" w:eastAsia="es-MX"/>
          <w14:ligatures w14:val="none"/>
        </w:rPr>
      </w:pPr>
      <w:r w:rsidRPr="001F49BC">
        <w:rPr>
          <w:rFonts w:ascii="Aptos Narrow" w:eastAsia="Times New Roman" w:hAnsi="Aptos Narrow" w:cs="Times New Roman"/>
          <w:color w:val="000000"/>
          <w:kern w:val="0"/>
          <w:lang w:val="en-US" w:eastAsia="es-MX"/>
          <w14:ligatures w14:val="none"/>
        </w:rPr>
        <w:lastRenderedPageBreak/>
        <w:t>NOT</w:t>
      </w:r>
    </w:p>
    <w:p w14:paraId="04645A24" w14:textId="49055C57" w:rsidR="001338A5" w:rsidRPr="001F49BC" w:rsidRDefault="00DA5654" w:rsidP="00C961B2">
      <w:pPr>
        <w:rPr>
          <w:rFonts w:ascii="Aptos Narrow" w:eastAsia="Times New Roman" w:hAnsi="Aptos Narrow" w:cs="Times New Roman"/>
          <w:color w:val="000000"/>
          <w:kern w:val="0"/>
          <w:lang w:val="en-US" w:eastAsia="es-MX"/>
          <w14:ligatures w14:val="none"/>
        </w:rPr>
      </w:pPr>
      <w:r w:rsidRPr="001F49BC">
        <w:rPr>
          <w:rFonts w:ascii="Aptos Narrow" w:eastAsia="Times New Roman" w:hAnsi="Aptos Narrow" w:cs="Times New Roman"/>
          <w:color w:val="000000"/>
          <w:kern w:val="0"/>
          <w:lang w:val="en-US" w:eastAsia="es-MX"/>
          <w14:ligatures w14:val="none"/>
        </w:rPr>
        <w:t xml:space="preserve"> ("systematic review"[Publication Type] OR "meta analysis"[Publication Type] OR "clinical trial, phase i"[Publication Type]))</w:t>
      </w:r>
    </w:p>
    <w:p w14:paraId="4D6233B3" w14:textId="7C025BC5" w:rsidR="001338A5" w:rsidRDefault="00F97CDC" w:rsidP="00C961B2">
      <w:pPr>
        <w:rPr>
          <w:rFonts w:ascii="Aptos Narrow" w:eastAsia="Times New Roman" w:hAnsi="Aptos Narrow" w:cs="Times New Roman"/>
          <w:color w:val="000000"/>
          <w:kern w:val="0"/>
          <w:lang w:val="en-US" w:eastAsia="es-MX"/>
          <w14:ligatures w14:val="none"/>
        </w:rPr>
      </w:pPr>
      <w:r>
        <w:rPr>
          <w:rFonts w:ascii="Aptos Narrow" w:eastAsia="Times New Roman" w:hAnsi="Aptos Narrow" w:cs="Times New Roman"/>
          <w:color w:val="000000"/>
          <w:kern w:val="0"/>
          <w:lang w:val="en-US" w:eastAsia="es-MX"/>
          <w14:ligatures w14:val="none"/>
        </w:rPr>
        <w:t>OR</w:t>
      </w:r>
    </w:p>
    <w:p w14:paraId="45C864E7" w14:textId="0C68EF3C" w:rsidR="00F97CDC" w:rsidRPr="00FB722D" w:rsidRDefault="00F97CDC" w:rsidP="00C961B2">
      <w:pPr>
        <w:rPr>
          <w:rFonts w:ascii="Aptos Narrow" w:eastAsia="Times New Roman" w:hAnsi="Aptos Narrow" w:cs="Times New Roman"/>
          <w:color w:val="000000"/>
          <w:kern w:val="0"/>
          <w:highlight w:val="yellow"/>
          <w:lang w:val="en-US" w:eastAsia="es-MX"/>
          <w14:ligatures w14:val="none"/>
        </w:rPr>
      </w:pPr>
      <w:r w:rsidRPr="00B73118">
        <w:rPr>
          <w:rFonts w:ascii="Aptos Narrow" w:eastAsia="Times New Roman" w:hAnsi="Aptos Narrow" w:cs="Times New Roman"/>
          <w:color w:val="000000"/>
          <w:kern w:val="0"/>
          <w:highlight w:val="yellow"/>
          <w:lang w:val="en-US" w:eastAsia="es-MX"/>
          <w14:ligatures w14:val="none"/>
        </w:rPr>
        <w:t xml:space="preserve">(((("lsd therapy"[Text Word] OR "lysergic"[Text Word] OR "lsd"[Text Word] OR "ayahuasca"[Text Word]) AND "iboga"[Text Word]) OR "mdma"[Text Word]) AND ("dmt"[Text Word] OR "dmt therapy"[Text Word])) OR </w:t>
      </w:r>
      <w:r w:rsidRPr="00FB722D">
        <w:rPr>
          <w:rFonts w:ascii="Aptos Narrow" w:eastAsia="Times New Roman" w:hAnsi="Aptos Narrow" w:cs="Times New Roman"/>
          <w:color w:val="000000"/>
          <w:kern w:val="0"/>
          <w:highlight w:val="yellow"/>
          <w:lang w:val="en-US" w:eastAsia="es-MX"/>
          <w14:ligatures w14:val="none"/>
        </w:rPr>
        <w:t>("peyote"[Text Word] OR "mescaline"[Text Word])</w:t>
      </w:r>
    </w:p>
    <w:p w14:paraId="5BDF82D1" w14:textId="77777777" w:rsidR="00DB1817" w:rsidRPr="000B0D0E" w:rsidRDefault="00DB1817" w:rsidP="00C961B2">
      <w:pPr>
        <w:rPr>
          <w:rFonts w:ascii="Aptos Narrow" w:eastAsia="Times New Roman" w:hAnsi="Aptos Narrow" w:cs="Times New Roman"/>
          <w:color w:val="000000"/>
          <w:kern w:val="0"/>
          <w:lang w:val="en-US" w:eastAsia="es-MX"/>
          <w14:ligatures w14:val="none"/>
        </w:rPr>
      </w:pPr>
    </w:p>
    <w:p w14:paraId="42390F78" w14:textId="77777777" w:rsidR="000A6EF9" w:rsidRPr="008D5F91" w:rsidRDefault="000A6EF9" w:rsidP="000A6EF9">
      <w:pPr>
        <w:rPr>
          <w:rFonts w:ascii="Arial" w:hAnsi="Arial" w:cs="Arial"/>
          <w:sz w:val="20"/>
          <w:szCs w:val="20"/>
          <w:lang w:val="en-US"/>
        </w:rPr>
      </w:pPr>
      <w:r w:rsidRPr="008D5F91">
        <w:rPr>
          <w:rFonts w:ascii="Arial" w:hAnsi="Arial" w:cs="Arial"/>
          <w:sz w:val="20"/>
          <w:szCs w:val="20"/>
          <w:lang w:val="en-US"/>
        </w:rPr>
        <w:t>AND humans[mh] AND 2022:2026[dp]</w:t>
      </w:r>
    </w:p>
    <w:p w14:paraId="67274303" w14:textId="77777777" w:rsidR="00276F1C" w:rsidRDefault="00CF1E71" w:rsidP="00C961B2">
      <w:pPr>
        <w:rPr>
          <w:rFonts w:ascii="Arial" w:hAnsi="Arial" w:cs="Arial"/>
          <w:b/>
          <w:bCs/>
          <w:sz w:val="20"/>
          <w:szCs w:val="20"/>
          <w:lang w:val="en-US"/>
        </w:rPr>
      </w:pPr>
      <w:r w:rsidRPr="00CF1E71">
        <w:rPr>
          <w:rFonts w:ascii="Arial" w:hAnsi="Arial" w:cs="Arial"/>
          <w:b/>
          <w:bCs/>
          <w:sz w:val="20"/>
          <w:szCs w:val="20"/>
          <w:lang w:val="en-US"/>
        </w:rPr>
        <w:t>(((("psilocyb*"[Title/Abstract] OR ("psilocybin"[MeSH Terms] OR "psilocybe"[MeSH Terms])) AND ("depress*"[Title/Abstract] OR "anxiety*"[Title/Abstract] OR "depression"[MeSH Terms] OR "Depressive Disorder"[MeSH Terms] OR "anxiety"[MeSH Terms] OR "Anxiety Disorders"[MeSH Terms]) AND ("randomized controlled trial"[Publication Type] OR "clinical trial, phase ii"[Publication Type] OR "clinical trial, phase iii"[Publication Type] OR "clinical trial, phase iv"[Publication Type] OR "randomi*"[Title/Abstract])) NOT ("systematic review"[Publication Type] OR "meta analysis"[Publication Type] OR "clinical trial, phase i"[Publication Type])) NOT ((((("lsd therapy"[Text Word] OR "lysergic"[Text Word] OR "lsd"[Text Word] OR "ayahuasca"[Text Word]) AND "iboga"[Text Word]) OR "mdma"[Text Word]) AND ("dmt"[Text Word] OR "dmt therapy"[Text Word])) OR ("peyote"[Text Word] OR "mescaline"[Text Word]))) AND ((medline[Filter]) AND (humans[Filter]) AND (2022:2026[pdat]))</w:t>
      </w:r>
      <w:r w:rsidR="00276F1C">
        <w:rPr>
          <w:rFonts w:ascii="Arial" w:hAnsi="Arial" w:cs="Arial"/>
          <w:b/>
          <w:bCs/>
          <w:sz w:val="20"/>
          <w:szCs w:val="20"/>
          <w:lang w:val="en-US"/>
        </w:rPr>
        <w:t xml:space="preserve"> </w:t>
      </w:r>
    </w:p>
    <w:p w14:paraId="711AA423" w14:textId="621F55B1" w:rsidR="008C3091" w:rsidRDefault="00276F1C" w:rsidP="00C961B2">
      <w:pPr>
        <w:rPr>
          <w:rFonts w:ascii="Arial" w:hAnsi="Arial" w:cs="Arial"/>
          <w:b/>
          <w:bCs/>
          <w:sz w:val="20"/>
          <w:szCs w:val="20"/>
          <w:lang w:val="es-MX"/>
        </w:rPr>
      </w:pPr>
      <w:r>
        <w:rPr>
          <w:rFonts w:ascii="Arial" w:hAnsi="Arial" w:cs="Arial"/>
          <w:b/>
          <w:bCs/>
          <w:sz w:val="20"/>
          <w:szCs w:val="20"/>
          <w:lang w:val="en-US"/>
        </w:rPr>
        <w:t xml:space="preserve"> </w:t>
      </w:r>
      <w:r w:rsidRPr="000B0D0E">
        <w:rPr>
          <w:rFonts w:ascii="Arial" w:hAnsi="Arial" w:cs="Arial"/>
          <w:b/>
          <w:bCs/>
          <w:sz w:val="20"/>
          <w:szCs w:val="20"/>
          <w:lang w:val="es-MX"/>
        </w:rPr>
        <w:t>98</w:t>
      </w:r>
    </w:p>
    <w:p w14:paraId="40E68FA6" w14:textId="6E164075" w:rsidR="00D52E31" w:rsidRPr="000B0D0E" w:rsidRDefault="00D52E31" w:rsidP="00C961B2">
      <w:pPr>
        <w:rPr>
          <w:rFonts w:ascii="Arial" w:hAnsi="Arial" w:cs="Arial"/>
          <w:b/>
          <w:bCs/>
          <w:sz w:val="20"/>
          <w:szCs w:val="20"/>
          <w:lang w:val="es-MX"/>
        </w:rPr>
      </w:pPr>
      <w:r>
        <w:rPr>
          <w:rFonts w:ascii="Arial" w:hAnsi="Arial" w:cs="Arial"/>
          <w:b/>
          <w:bCs/>
          <w:sz w:val="20"/>
          <w:szCs w:val="20"/>
          <w:lang w:val="es-MX"/>
        </w:rPr>
        <w:t>lK</w:t>
      </w:r>
    </w:p>
    <w:p w14:paraId="796E056D" w14:textId="77777777" w:rsidR="008C3091" w:rsidRPr="000B0D0E" w:rsidRDefault="008C3091" w:rsidP="00C961B2">
      <w:pPr>
        <w:rPr>
          <w:rFonts w:ascii="Arial" w:hAnsi="Arial" w:cs="Arial"/>
          <w:b/>
          <w:bCs/>
          <w:sz w:val="20"/>
          <w:szCs w:val="20"/>
          <w:lang w:val="es-MX"/>
        </w:rPr>
      </w:pPr>
    </w:p>
    <w:p w14:paraId="18A19989" w14:textId="0F277609" w:rsidR="008C3091" w:rsidRPr="00703E14" w:rsidRDefault="00703E14" w:rsidP="00C961B2">
      <w:pPr>
        <w:rPr>
          <w:rFonts w:ascii="Arial" w:hAnsi="Arial" w:cs="Arial"/>
          <w:b/>
          <w:bCs/>
          <w:sz w:val="20"/>
          <w:szCs w:val="20"/>
          <w:lang w:val="es-MX"/>
        </w:rPr>
      </w:pPr>
      <w:r w:rsidRPr="00703E14">
        <w:rPr>
          <w:rFonts w:ascii="Arial" w:hAnsi="Arial" w:cs="Arial"/>
          <w:b/>
          <w:bCs/>
          <w:sz w:val="20"/>
          <w:szCs w:val="20"/>
          <w:lang w:val="es-MX"/>
        </w:rPr>
        <w:t>Chaarlotte2026#</w:t>
      </w:r>
    </w:p>
    <w:p w14:paraId="0F8E7C69" w14:textId="77777777" w:rsidR="00DF0F8E" w:rsidRPr="00703E14" w:rsidRDefault="00DF0F8E" w:rsidP="00C961B2">
      <w:pPr>
        <w:rPr>
          <w:rFonts w:ascii="Arial" w:hAnsi="Arial" w:cs="Arial"/>
          <w:b/>
          <w:bCs/>
          <w:sz w:val="20"/>
          <w:szCs w:val="20"/>
          <w:lang w:val="es-MX"/>
        </w:rPr>
      </w:pPr>
    </w:p>
    <w:p w14:paraId="1A444A17" w14:textId="77777777" w:rsidR="00DF0F8E" w:rsidRPr="00703E14" w:rsidRDefault="00DF0F8E" w:rsidP="00C961B2">
      <w:pPr>
        <w:rPr>
          <w:rFonts w:ascii="Arial" w:hAnsi="Arial" w:cs="Arial"/>
          <w:b/>
          <w:bCs/>
          <w:sz w:val="20"/>
          <w:szCs w:val="20"/>
          <w:lang w:val="es-MX"/>
        </w:rPr>
      </w:pPr>
    </w:p>
    <w:p w14:paraId="2E1CCABC" w14:textId="6D7C768B" w:rsidR="00C961B2" w:rsidRDefault="00C961B2" w:rsidP="00C961B2">
      <w:pPr>
        <w:rPr>
          <w:rFonts w:ascii="Arial" w:hAnsi="Arial" w:cs="Arial"/>
          <w:b/>
          <w:bCs/>
          <w:sz w:val="20"/>
          <w:szCs w:val="20"/>
        </w:rPr>
      </w:pPr>
      <w:r w:rsidRPr="00C961B2">
        <w:rPr>
          <w:rFonts w:ascii="Arial" w:hAnsi="Arial" w:cs="Arial"/>
          <w:b/>
          <w:bCs/>
          <w:sz w:val="20"/>
          <w:szCs w:val="20"/>
        </w:rPr>
        <w:t>Cochrane CENTRAL (busqueda avanzada, pestana «Ensayos»):</w:t>
      </w:r>
      <w:r w:rsidR="000C18B4" w:rsidRPr="000C18B4">
        <w:rPr>
          <w:rFonts w:ascii="Arial" w:hAnsi="Arial" w:cs="Arial"/>
          <w:b/>
          <w:bCs/>
          <w:sz w:val="20"/>
          <w:szCs w:val="20"/>
          <w:lang w:val="es-MX"/>
        </w:rPr>
        <w:t xml:space="preserve"> </w:t>
      </w:r>
      <w:r w:rsidR="000C18B4" w:rsidRPr="00720040">
        <w:rPr>
          <w:rFonts w:ascii="Arial" w:hAnsi="Arial" w:cs="Arial"/>
          <w:b/>
          <w:bCs/>
          <w:sz w:val="20"/>
          <w:szCs w:val="20"/>
          <w:lang w:val="es-MX"/>
        </w:rPr>
        <w:t>realizada en OVID</w:t>
      </w:r>
      <w:r w:rsidR="00331DD7">
        <w:rPr>
          <w:rFonts w:ascii="Arial" w:hAnsi="Arial" w:cs="Arial"/>
          <w:b/>
          <w:bCs/>
          <w:sz w:val="20"/>
          <w:szCs w:val="20"/>
          <w:lang w:val="es-MX"/>
        </w:rPr>
        <w:t xml:space="preserve"> </w:t>
      </w:r>
      <w:r w:rsidR="00331DD7" w:rsidRPr="00331DD7">
        <w:rPr>
          <w:rFonts w:ascii="Arial" w:hAnsi="Arial" w:cs="Arial"/>
          <w:b/>
          <w:bCs/>
          <w:sz w:val="20"/>
          <w:szCs w:val="20"/>
          <w:highlight w:val="yellow"/>
          <w:lang w:val="es-MX"/>
        </w:rPr>
        <w:t>EJECUTAR</w:t>
      </w:r>
    </w:p>
    <w:p w14:paraId="4042CA2A" w14:textId="77777777" w:rsidR="002517BA" w:rsidRPr="00B62171" w:rsidRDefault="002517BA" w:rsidP="00C961B2">
      <w:pPr>
        <w:pStyle w:val="Prrafodelista"/>
        <w:numPr>
          <w:ilvl w:val="0"/>
          <w:numId w:val="15"/>
        </w:numPr>
        <w:rPr>
          <w:rFonts w:ascii="Arial" w:hAnsi="Arial" w:cs="Arial"/>
          <w:sz w:val="20"/>
          <w:szCs w:val="20"/>
          <w:lang w:val="es-MX"/>
        </w:rPr>
      </w:pPr>
    </w:p>
    <w:p w14:paraId="43298F57" w14:textId="77777777" w:rsidR="002517BA" w:rsidRPr="00B62171" w:rsidRDefault="002517BA" w:rsidP="00C961B2">
      <w:pPr>
        <w:pStyle w:val="Prrafodelista"/>
        <w:numPr>
          <w:ilvl w:val="0"/>
          <w:numId w:val="15"/>
        </w:numPr>
        <w:rPr>
          <w:rFonts w:ascii="Arial" w:hAnsi="Arial" w:cs="Arial"/>
          <w:sz w:val="20"/>
          <w:szCs w:val="20"/>
          <w:lang w:val="es-MX"/>
        </w:rPr>
      </w:pPr>
    </w:p>
    <w:p w14:paraId="648E7A8D" w14:textId="77777777" w:rsidR="002517BA" w:rsidRPr="00B62171" w:rsidRDefault="002517BA" w:rsidP="00C961B2">
      <w:pPr>
        <w:pStyle w:val="Prrafodelista"/>
        <w:numPr>
          <w:ilvl w:val="0"/>
          <w:numId w:val="15"/>
        </w:numPr>
        <w:rPr>
          <w:rFonts w:ascii="Arial" w:hAnsi="Arial" w:cs="Arial"/>
          <w:sz w:val="20"/>
          <w:szCs w:val="20"/>
          <w:lang w:val="es-MX"/>
        </w:rPr>
      </w:pPr>
    </w:p>
    <w:p w14:paraId="6C677B02" w14:textId="77777777" w:rsidR="000B1E99" w:rsidRDefault="000B1E99" w:rsidP="000B1E99">
      <w:pPr>
        <w:rPr>
          <w:rFonts w:ascii="Arial" w:hAnsi="Arial" w:cs="Arial"/>
          <w:b/>
          <w:bCs/>
          <w:sz w:val="20"/>
          <w:szCs w:val="20"/>
          <w:lang w:val="en-US"/>
        </w:rPr>
      </w:pPr>
      <w:r>
        <w:rPr>
          <w:rFonts w:ascii="Arial" w:hAnsi="Arial" w:cs="Arial"/>
          <w:b/>
          <w:bCs/>
          <w:sz w:val="20"/>
          <w:szCs w:val="20"/>
          <w:lang w:val="en-US"/>
        </w:rPr>
        <w:t>() or ()</w:t>
      </w:r>
    </w:p>
    <w:p w14:paraId="498FE862" w14:textId="77777777" w:rsidR="000B1E99" w:rsidRDefault="000B1E99" w:rsidP="000B1E99">
      <w:pPr>
        <w:rPr>
          <w:rFonts w:ascii="Arial" w:hAnsi="Arial" w:cs="Arial"/>
          <w:b/>
          <w:bCs/>
          <w:sz w:val="20"/>
          <w:szCs w:val="20"/>
          <w:lang w:val="en-US"/>
        </w:rPr>
      </w:pPr>
      <w:r>
        <w:rPr>
          <w:rFonts w:ascii="Arial" w:hAnsi="Arial" w:cs="Arial"/>
          <w:b/>
          <w:bCs/>
          <w:sz w:val="20"/>
          <w:szCs w:val="20"/>
          <w:lang w:val="en-US"/>
        </w:rPr>
        <w:t>() or ()</w:t>
      </w:r>
    </w:p>
    <w:p w14:paraId="67DB5959" w14:textId="77777777" w:rsidR="000B1E99" w:rsidRDefault="000B1E99" w:rsidP="000B1E99">
      <w:pPr>
        <w:rPr>
          <w:rFonts w:ascii="Arial" w:hAnsi="Arial" w:cs="Arial"/>
          <w:b/>
          <w:bCs/>
          <w:sz w:val="20"/>
          <w:szCs w:val="20"/>
          <w:lang w:val="en-US"/>
        </w:rPr>
      </w:pPr>
      <w:r>
        <w:rPr>
          <w:rFonts w:ascii="Arial" w:hAnsi="Arial" w:cs="Arial"/>
          <w:b/>
          <w:bCs/>
          <w:sz w:val="20"/>
          <w:szCs w:val="20"/>
          <w:lang w:val="en-US"/>
        </w:rPr>
        <w:t>() or ()</w:t>
      </w:r>
    </w:p>
    <w:p w14:paraId="723ABA49" w14:textId="77777777" w:rsidR="00843227" w:rsidRPr="006F3C11" w:rsidRDefault="00843227" w:rsidP="00C961B2">
      <w:pPr>
        <w:rPr>
          <w:rFonts w:ascii="Arial" w:hAnsi="Arial" w:cs="Arial"/>
          <w:b/>
          <w:bCs/>
          <w:sz w:val="20"/>
          <w:szCs w:val="20"/>
          <w:lang w:val="en-US"/>
        </w:rPr>
      </w:pPr>
    </w:p>
    <w:p w14:paraId="7A490AD0" w14:textId="75DC209B" w:rsidR="00584074" w:rsidRPr="00AC67BF" w:rsidRDefault="00584074" w:rsidP="00584074">
      <w:pPr>
        <w:rPr>
          <w:rFonts w:ascii="Arial" w:hAnsi="Arial" w:cs="Arial"/>
          <w:sz w:val="20"/>
          <w:szCs w:val="20"/>
          <w:lang w:val="en-US"/>
        </w:rPr>
      </w:pPr>
    </w:p>
    <w:p w14:paraId="322212C8" w14:textId="2F74908F" w:rsidR="00555D42" w:rsidRDefault="00DA02DE" w:rsidP="00D82483">
      <w:pPr>
        <w:rPr>
          <w:rFonts w:ascii="Arial" w:hAnsi="Arial" w:cs="Arial"/>
          <w:b/>
          <w:bCs/>
          <w:sz w:val="20"/>
          <w:szCs w:val="20"/>
          <w:lang w:val="en-US"/>
        </w:rPr>
      </w:pPr>
      <w:r w:rsidRPr="00DA02DE">
        <w:rPr>
          <w:rFonts w:ascii="Arial" w:hAnsi="Arial" w:cs="Arial"/>
          <w:b/>
          <w:bCs/>
          <w:sz w:val="20"/>
          <w:szCs w:val="20"/>
          <w:lang w:val="en-US"/>
        </w:rPr>
        <w:t>**Europe PMC** (complementary preprint source, includes medRxiv)</w:t>
      </w:r>
    </w:p>
    <w:p w14:paraId="24A9DE0D" w14:textId="53AC4B54" w:rsidR="00D901B9" w:rsidRDefault="00D901B9" w:rsidP="00D82483">
      <w:pPr>
        <w:rPr>
          <w:rFonts w:ascii="Arial" w:hAnsi="Arial" w:cs="Arial"/>
          <w:b/>
          <w:bCs/>
          <w:sz w:val="20"/>
          <w:szCs w:val="20"/>
          <w:lang w:val="en-US"/>
        </w:rPr>
      </w:pPr>
    </w:p>
    <w:p w14:paraId="7839C973" w14:textId="378A8398" w:rsidR="005D44E0" w:rsidRDefault="00345298" w:rsidP="00D82483">
      <w:pPr>
        <w:rPr>
          <w:rFonts w:ascii="Arial" w:hAnsi="Arial" w:cs="Arial"/>
          <w:b/>
          <w:bCs/>
          <w:sz w:val="20"/>
          <w:szCs w:val="20"/>
          <w:lang w:val="en-US"/>
        </w:rPr>
      </w:pPr>
      <w:r>
        <w:rPr>
          <w:rFonts w:ascii="Arial" w:hAnsi="Arial" w:cs="Arial"/>
          <w:b/>
          <w:bCs/>
          <w:sz w:val="20"/>
          <w:szCs w:val="20"/>
          <w:lang w:val="en-US"/>
        </w:rPr>
        <w:lastRenderedPageBreak/>
        <w:t>(</w:t>
      </w:r>
      <w:r w:rsidR="0094664E">
        <w:rPr>
          <w:rFonts w:ascii="Arial" w:hAnsi="Arial" w:cs="Arial"/>
          <w:b/>
          <w:bCs/>
          <w:sz w:val="20"/>
          <w:szCs w:val="20"/>
          <w:lang w:val="en-US"/>
        </w:rPr>
        <w:t>(</w:t>
      </w:r>
      <w:r w:rsidR="0090367E">
        <w:rPr>
          <w:rFonts w:ascii="Arial" w:hAnsi="Arial" w:cs="Arial"/>
          <w:b/>
          <w:bCs/>
          <w:sz w:val="20"/>
          <w:szCs w:val="20"/>
          <w:lang w:val="en-US"/>
        </w:rPr>
        <w:t>(</w:t>
      </w:r>
      <w:r w:rsidR="005D44E0" w:rsidRPr="005D44E0">
        <w:rPr>
          <w:rFonts w:ascii="Arial" w:hAnsi="Arial" w:cs="Arial"/>
          <w:b/>
          <w:bCs/>
          <w:sz w:val="20"/>
          <w:szCs w:val="20"/>
          <w:lang w:val="en-US"/>
        </w:rPr>
        <w:t>( TITLE_ABS:psilocyb*) AND ( TITLE_ABS:depress* OR TITLE_ABS:anxiety )</w:t>
      </w:r>
      <w:r w:rsidR="0090367E">
        <w:rPr>
          <w:rFonts w:ascii="Arial" w:hAnsi="Arial" w:cs="Arial"/>
          <w:b/>
          <w:bCs/>
          <w:sz w:val="20"/>
          <w:szCs w:val="20"/>
          <w:lang w:val="en-US"/>
        </w:rPr>
        <w:t xml:space="preserve">) </w:t>
      </w:r>
      <w:r w:rsidR="00D901B9" w:rsidRPr="005D44E0">
        <w:rPr>
          <w:rFonts w:ascii="Arial" w:hAnsi="Arial" w:cs="Arial"/>
          <w:b/>
          <w:bCs/>
          <w:sz w:val="20"/>
          <w:szCs w:val="20"/>
          <w:lang w:val="en-US"/>
        </w:rPr>
        <w:t>AND ( TITLE_ABS:depress* OR TITLE_ABS:anxiety OR TITLE_ABS:"depressive disorder" OR TITLE_ABS:"anxiety disorders" )</w:t>
      </w:r>
      <w:r w:rsidR="0094664E">
        <w:rPr>
          <w:rFonts w:ascii="Arial" w:hAnsi="Arial" w:cs="Arial"/>
          <w:b/>
          <w:bCs/>
          <w:sz w:val="20"/>
          <w:szCs w:val="20"/>
          <w:lang w:val="en-US"/>
        </w:rPr>
        <w:t>)</w:t>
      </w:r>
      <w:r>
        <w:rPr>
          <w:rFonts w:ascii="Arial" w:hAnsi="Arial" w:cs="Arial"/>
          <w:b/>
          <w:bCs/>
          <w:sz w:val="20"/>
          <w:szCs w:val="20"/>
          <w:lang w:val="en-US"/>
        </w:rPr>
        <w:t xml:space="preserve"> </w:t>
      </w:r>
      <w:r w:rsidR="0094664E" w:rsidRPr="005D44E0">
        <w:rPr>
          <w:rFonts w:ascii="Arial" w:hAnsi="Arial" w:cs="Arial"/>
          <w:b/>
          <w:bCs/>
          <w:sz w:val="20"/>
          <w:szCs w:val="20"/>
          <w:lang w:val="en-US"/>
        </w:rPr>
        <w:t>AND</w:t>
      </w:r>
      <w:r w:rsidR="0094664E">
        <w:rPr>
          <w:rFonts w:ascii="Arial" w:hAnsi="Arial" w:cs="Arial"/>
          <w:b/>
          <w:bCs/>
          <w:sz w:val="20"/>
          <w:szCs w:val="20"/>
          <w:lang w:val="en-US"/>
        </w:rPr>
        <w:t xml:space="preserve"> </w:t>
      </w:r>
      <w:r w:rsidR="0094664E" w:rsidRPr="005D44E0">
        <w:rPr>
          <w:rFonts w:ascii="Arial" w:hAnsi="Arial" w:cs="Arial"/>
          <w:b/>
          <w:bCs/>
          <w:sz w:val="20"/>
          <w:szCs w:val="20"/>
          <w:lang w:val="en-US"/>
        </w:rPr>
        <w:t>(</w:t>
      </w:r>
      <w:r w:rsidR="005D44E0" w:rsidRPr="005D44E0">
        <w:rPr>
          <w:rFonts w:ascii="Arial" w:hAnsi="Arial" w:cs="Arial"/>
          <w:b/>
          <w:bCs/>
          <w:sz w:val="20"/>
          <w:szCs w:val="20"/>
          <w:lang w:val="en-US"/>
        </w:rPr>
        <w:t>TITLE_ABS:randomi* OR TITLE_ABS:"randomized controlled trial" OR TITLE_ABS:"clinical trial" )</w:t>
      </w:r>
      <w:r>
        <w:rPr>
          <w:rFonts w:ascii="Arial" w:hAnsi="Arial" w:cs="Arial"/>
          <w:b/>
          <w:bCs/>
          <w:sz w:val="20"/>
          <w:szCs w:val="20"/>
          <w:lang w:val="en-US"/>
        </w:rPr>
        <w:t>)</w:t>
      </w:r>
      <w:r w:rsidR="005D44E0" w:rsidRPr="005D44E0">
        <w:rPr>
          <w:rFonts w:ascii="Arial" w:hAnsi="Arial" w:cs="Arial"/>
          <w:b/>
          <w:bCs/>
          <w:sz w:val="20"/>
          <w:szCs w:val="20"/>
          <w:lang w:val="en-US"/>
        </w:rPr>
        <w:t xml:space="preserve"> NOT  ( TITLE_ABS:"systematic review" OR TITLE_ABS:"meta-analysis" ) OR (TITLE_ABS:LSD OR TITLE_ABS:lysergic OR TITLE_ABS:ayahuasca OR TITLE_ABS:iboga* OR TITLE_ABS:MDMA OR TITLE_ABS:DMT OR TITLE_ABS:peyote OR TITLE_ABS:mescaline )) AND (SRC:PPR) AND (FIRST_PDATE:[2022 TO 2026])</w:t>
      </w:r>
    </w:p>
    <w:p w14:paraId="76BC7A0D" w14:textId="77777777" w:rsidR="005D44E0" w:rsidRPr="00555D42" w:rsidRDefault="005D44E0" w:rsidP="00D82483">
      <w:pPr>
        <w:rPr>
          <w:rFonts w:ascii="Arial" w:hAnsi="Arial" w:cs="Arial"/>
          <w:b/>
          <w:bCs/>
          <w:sz w:val="20"/>
          <w:szCs w:val="20"/>
          <w:lang w:val="en-US"/>
        </w:rPr>
      </w:pPr>
    </w:p>
    <w:p w14:paraId="485ABF2C" w14:textId="77777777" w:rsidR="00602D1C" w:rsidRDefault="00602D1C" w:rsidP="00D82483">
      <w:pPr>
        <w:rPr>
          <w:rFonts w:ascii="Arial" w:hAnsi="Arial" w:cs="Arial"/>
          <w:b/>
          <w:bCs/>
          <w:sz w:val="20"/>
          <w:szCs w:val="20"/>
          <w:lang w:val="en-US"/>
        </w:rPr>
      </w:pPr>
    </w:p>
    <w:p w14:paraId="5A77C253" w14:textId="77777777" w:rsidR="003B53D0" w:rsidRPr="003B53D0" w:rsidRDefault="003B53D0" w:rsidP="003B53D0">
      <w:pPr>
        <w:rPr>
          <w:rFonts w:ascii="Arial" w:hAnsi="Arial" w:cs="Arial"/>
          <w:b/>
          <w:bCs/>
          <w:sz w:val="20"/>
          <w:szCs w:val="20"/>
          <w:lang w:val="en-US"/>
        </w:rPr>
      </w:pPr>
      <w:r w:rsidRPr="003B53D0">
        <w:rPr>
          <w:rFonts w:ascii="Arial" w:hAnsi="Arial" w:cs="Arial"/>
          <w:b/>
          <w:bCs/>
          <w:sz w:val="20"/>
          <w:szCs w:val="20"/>
          <w:lang w:val="en-US"/>
        </w:rPr>
        <w:t>(</w:t>
      </w:r>
    </w:p>
    <w:p w14:paraId="3F66D5AD" w14:textId="77777777" w:rsidR="003B53D0" w:rsidRPr="003B53D0" w:rsidRDefault="003B53D0" w:rsidP="003B53D0">
      <w:pPr>
        <w:rPr>
          <w:rFonts w:ascii="Arial" w:hAnsi="Arial" w:cs="Arial"/>
          <w:b/>
          <w:bCs/>
          <w:sz w:val="20"/>
          <w:szCs w:val="20"/>
          <w:lang w:val="en-US"/>
        </w:rPr>
      </w:pPr>
      <w:r w:rsidRPr="003B53D0">
        <w:rPr>
          <w:rFonts w:ascii="Arial" w:hAnsi="Arial" w:cs="Arial"/>
          <w:b/>
          <w:bCs/>
          <w:sz w:val="20"/>
          <w:szCs w:val="20"/>
          <w:lang w:val="en-US"/>
        </w:rPr>
        <w:t xml:space="preserve">  (</w:t>
      </w:r>
    </w:p>
    <w:p w14:paraId="014625AC" w14:textId="5F50C16E" w:rsidR="003B53D0" w:rsidRPr="003B53D0" w:rsidRDefault="003B53D0" w:rsidP="003B53D0">
      <w:pPr>
        <w:rPr>
          <w:rFonts w:ascii="Arial" w:hAnsi="Arial" w:cs="Arial"/>
          <w:b/>
          <w:bCs/>
          <w:sz w:val="20"/>
          <w:szCs w:val="20"/>
          <w:lang w:val="en-US"/>
        </w:rPr>
      </w:pPr>
      <w:r w:rsidRPr="003B53D0">
        <w:rPr>
          <w:rFonts w:ascii="Arial" w:hAnsi="Arial" w:cs="Arial"/>
          <w:b/>
          <w:bCs/>
          <w:sz w:val="20"/>
          <w:szCs w:val="20"/>
          <w:lang w:val="en-US"/>
        </w:rPr>
        <w:t>psilocyb*</w:t>
      </w:r>
      <w:r w:rsidR="00442C7B">
        <w:rPr>
          <w:rFonts w:ascii="Arial" w:hAnsi="Arial" w:cs="Arial"/>
          <w:b/>
          <w:bCs/>
          <w:sz w:val="20"/>
          <w:szCs w:val="20"/>
          <w:lang w:val="en-US"/>
        </w:rPr>
        <w:t xml:space="preserve">, </w:t>
      </w:r>
      <w:r w:rsidRPr="003B53D0">
        <w:rPr>
          <w:rFonts w:ascii="Arial" w:hAnsi="Arial" w:cs="Arial"/>
          <w:b/>
          <w:bCs/>
          <w:sz w:val="20"/>
          <w:szCs w:val="20"/>
          <w:lang w:val="en-US"/>
        </w:rPr>
        <w:t>psilocybin</w:t>
      </w:r>
      <w:r w:rsidR="00033D76">
        <w:rPr>
          <w:rFonts w:ascii="Arial" w:hAnsi="Arial" w:cs="Arial"/>
          <w:b/>
          <w:bCs/>
          <w:sz w:val="20"/>
          <w:szCs w:val="20"/>
          <w:lang w:val="en-US"/>
        </w:rPr>
        <w:t xml:space="preserve">, </w:t>
      </w:r>
      <w:r w:rsidRPr="003B53D0">
        <w:rPr>
          <w:rFonts w:ascii="Arial" w:hAnsi="Arial" w:cs="Arial"/>
          <w:b/>
          <w:bCs/>
          <w:sz w:val="20"/>
          <w:szCs w:val="20"/>
          <w:lang w:val="en-US"/>
        </w:rPr>
        <w:t>psilocybe*</w:t>
      </w:r>
      <w:r w:rsidR="00033D76">
        <w:rPr>
          <w:rFonts w:ascii="Arial" w:hAnsi="Arial" w:cs="Arial"/>
          <w:b/>
          <w:bCs/>
          <w:sz w:val="20"/>
          <w:szCs w:val="20"/>
          <w:lang w:val="en-US"/>
        </w:rPr>
        <w:t xml:space="preserve">, </w:t>
      </w:r>
      <w:r w:rsidRPr="003B53D0">
        <w:rPr>
          <w:rFonts w:ascii="Arial" w:hAnsi="Arial" w:cs="Arial"/>
          <w:b/>
          <w:bCs/>
          <w:sz w:val="20"/>
          <w:szCs w:val="20"/>
          <w:lang w:val="en-US"/>
        </w:rPr>
        <w:t>depress*</w:t>
      </w:r>
      <w:r w:rsidR="00033D76">
        <w:rPr>
          <w:rFonts w:ascii="Arial" w:hAnsi="Arial" w:cs="Arial"/>
          <w:b/>
          <w:bCs/>
          <w:sz w:val="20"/>
          <w:szCs w:val="20"/>
          <w:lang w:val="en-US"/>
        </w:rPr>
        <w:t>,</w:t>
      </w:r>
      <w:r w:rsidRPr="003B53D0">
        <w:rPr>
          <w:rFonts w:ascii="Arial" w:hAnsi="Arial" w:cs="Arial"/>
          <w:b/>
          <w:bCs/>
          <w:sz w:val="20"/>
          <w:szCs w:val="20"/>
          <w:lang w:val="en-US"/>
        </w:rPr>
        <w:t xml:space="preserve"> anxiety</w:t>
      </w:r>
      <w:r w:rsidR="00033D76">
        <w:rPr>
          <w:rFonts w:ascii="Arial" w:hAnsi="Arial" w:cs="Arial"/>
          <w:b/>
          <w:bCs/>
          <w:sz w:val="20"/>
          <w:szCs w:val="20"/>
          <w:lang w:val="en-US"/>
        </w:rPr>
        <w:t xml:space="preserve">, </w:t>
      </w:r>
      <w:r w:rsidR="00442C7B">
        <w:rPr>
          <w:rFonts w:ascii="Arial" w:hAnsi="Arial" w:cs="Arial"/>
          <w:b/>
          <w:bCs/>
          <w:sz w:val="20"/>
          <w:szCs w:val="20"/>
          <w:lang w:val="en-US"/>
        </w:rPr>
        <w:t>“</w:t>
      </w:r>
      <w:r w:rsidRPr="003B53D0">
        <w:rPr>
          <w:rFonts w:ascii="Arial" w:hAnsi="Arial" w:cs="Arial"/>
          <w:b/>
          <w:bCs/>
          <w:sz w:val="20"/>
          <w:szCs w:val="20"/>
          <w:lang w:val="en-US"/>
        </w:rPr>
        <w:t>depressive disorder"</w:t>
      </w:r>
      <w:r w:rsidR="00C75174">
        <w:rPr>
          <w:rFonts w:ascii="Arial" w:hAnsi="Arial" w:cs="Arial"/>
          <w:b/>
          <w:bCs/>
          <w:sz w:val="20"/>
          <w:szCs w:val="20"/>
          <w:lang w:val="en-US"/>
        </w:rPr>
        <w:t xml:space="preserve">, </w:t>
      </w:r>
      <w:r w:rsidR="00442C7B">
        <w:rPr>
          <w:rFonts w:ascii="Arial" w:hAnsi="Arial" w:cs="Arial"/>
          <w:b/>
          <w:bCs/>
          <w:sz w:val="20"/>
          <w:szCs w:val="20"/>
          <w:lang w:val="en-US"/>
        </w:rPr>
        <w:t>“</w:t>
      </w:r>
      <w:r w:rsidRPr="003B53D0">
        <w:rPr>
          <w:rFonts w:ascii="Arial" w:hAnsi="Arial" w:cs="Arial"/>
          <w:b/>
          <w:bCs/>
          <w:sz w:val="20"/>
          <w:szCs w:val="20"/>
          <w:lang w:val="en-US"/>
        </w:rPr>
        <w:t>anxiety disorders"</w:t>
      </w:r>
    </w:p>
    <w:p w14:paraId="56BC8A8C" w14:textId="397E4203" w:rsidR="003B53D0" w:rsidRPr="003B53D0" w:rsidRDefault="003B53D0" w:rsidP="003B53D0">
      <w:pPr>
        <w:rPr>
          <w:rFonts w:ascii="Arial" w:hAnsi="Arial" w:cs="Arial"/>
          <w:b/>
          <w:bCs/>
          <w:sz w:val="20"/>
          <w:szCs w:val="20"/>
          <w:lang w:val="en-US"/>
        </w:rPr>
      </w:pPr>
      <w:r w:rsidRPr="003B53D0">
        <w:rPr>
          <w:rFonts w:ascii="Arial" w:hAnsi="Arial" w:cs="Arial"/>
          <w:b/>
          <w:bCs/>
          <w:sz w:val="20"/>
          <w:szCs w:val="20"/>
          <w:lang w:val="en-US"/>
        </w:rPr>
        <w:t>randomi*</w:t>
      </w:r>
      <w:r w:rsidR="00C75174">
        <w:rPr>
          <w:rFonts w:ascii="Arial" w:hAnsi="Arial" w:cs="Arial"/>
          <w:b/>
          <w:bCs/>
          <w:sz w:val="20"/>
          <w:szCs w:val="20"/>
          <w:lang w:val="en-US"/>
        </w:rPr>
        <w:t xml:space="preserve">, </w:t>
      </w:r>
      <w:r w:rsidRPr="003B53D0">
        <w:rPr>
          <w:rFonts w:ascii="Arial" w:hAnsi="Arial" w:cs="Arial"/>
          <w:b/>
          <w:bCs/>
          <w:sz w:val="20"/>
          <w:szCs w:val="20"/>
          <w:lang w:val="en-US"/>
        </w:rPr>
        <w:t>"randomized controlled trial"</w:t>
      </w:r>
      <w:r w:rsidR="00C75174">
        <w:rPr>
          <w:rFonts w:ascii="Arial" w:hAnsi="Arial" w:cs="Arial"/>
          <w:b/>
          <w:bCs/>
          <w:sz w:val="20"/>
          <w:szCs w:val="20"/>
          <w:lang w:val="en-US"/>
        </w:rPr>
        <w:t xml:space="preserve">, </w:t>
      </w:r>
      <w:r w:rsidRPr="003B53D0">
        <w:rPr>
          <w:rFonts w:ascii="Arial" w:hAnsi="Arial" w:cs="Arial"/>
          <w:b/>
          <w:bCs/>
          <w:sz w:val="20"/>
          <w:szCs w:val="20"/>
          <w:lang w:val="en-US"/>
        </w:rPr>
        <w:t xml:space="preserve"> "clinical trial"</w:t>
      </w:r>
    </w:p>
    <w:p w14:paraId="1A1BF20E" w14:textId="77777777" w:rsidR="003B53D0" w:rsidRPr="003B53D0" w:rsidRDefault="003B53D0" w:rsidP="003B53D0">
      <w:pPr>
        <w:rPr>
          <w:rFonts w:ascii="Arial" w:hAnsi="Arial" w:cs="Arial"/>
          <w:b/>
          <w:bCs/>
          <w:sz w:val="20"/>
          <w:szCs w:val="20"/>
          <w:lang w:val="en-US"/>
        </w:rPr>
      </w:pPr>
      <w:r w:rsidRPr="003B53D0">
        <w:rPr>
          <w:rFonts w:ascii="Arial" w:hAnsi="Arial" w:cs="Arial"/>
          <w:b/>
          <w:bCs/>
          <w:sz w:val="20"/>
          <w:szCs w:val="20"/>
          <w:lang w:val="en-US"/>
        </w:rPr>
        <w:t xml:space="preserve">  )</w:t>
      </w:r>
    </w:p>
    <w:p w14:paraId="3D21CAB8" w14:textId="77777777" w:rsidR="003B53D0" w:rsidRPr="003B53D0" w:rsidRDefault="003B53D0" w:rsidP="003B53D0">
      <w:pPr>
        <w:rPr>
          <w:rFonts w:ascii="Arial" w:hAnsi="Arial" w:cs="Arial"/>
          <w:b/>
          <w:bCs/>
          <w:sz w:val="20"/>
          <w:szCs w:val="20"/>
          <w:lang w:val="en-US"/>
        </w:rPr>
      </w:pPr>
      <w:r w:rsidRPr="003B53D0">
        <w:rPr>
          <w:rFonts w:ascii="Arial" w:hAnsi="Arial" w:cs="Arial"/>
          <w:b/>
          <w:bCs/>
          <w:sz w:val="20"/>
          <w:szCs w:val="20"/>
          <w:lang w:val="en-US"/>
        </w:rPr>
        <w:t>)</w:t>
      </w:r>
    </w:p>
    <w:p w14:paraId="546AC132" w14:textId="77777777" w:rsidR="003B53D0" w:rsidRPr="003B53D0" w:rsidRDefault="003B53D0" w:rsidP="003B53D0">
      <w:pPr>
        <w:rPr>
          <w:rFonts w:ascii="Arial" w:hAnsi="Arial" w:cs="Arial"/>
          <w:b/>
          <w:bCs/>
          <w:sz w:val="20"/>
          <w:szCs w:val="20"/>
          <w:lang w:val="en-US"/>
        </w:rPr>
      </w:pPr>
      <w:r w:rsidRPr="003B53D0">
        <w:rPr>
          <w:rFonts w:ascii="Arial" w:hAnsi="Arial" w:cs="Arial"/>
          <w:b/>
          <w:bCs/>
          <w:sz w:val="20"/>
          <w:szCs w:val="20"/>
          <w:lang w:val="en-US"/>
        </w:rPr>
        <w:t>NOT</w:t>
      </w:r>
    </w:p>
    <w:p w14:paraId="1E827887" w14:textId="77777777" w:rsidR="003B53D0" w:rsidRPr="003B53D0" w:rsidRDefault="003B53D0" w:rsidP="003B53D0">
      <w:pPr>
        <w:rPr>
          <w:rFonts w:ascii="Arial" w:hAnsi="Arial" w:cs="Arial"/>
          <w:b/>
          <w:bCs/>
          <w:sz w:val="20"/>
          <w:szCs w:val="20"/>
          <w:lang w:val="en-US"/>
        </w:rPr>
      </w:pPr>
      <w:r w:rsidRPr="003B53D0">
        <w:rPr>
          <w:rFonts w:ascii="Arial" w:hAnsi="Arial" w:cs="Arial"/>
          <w:b/>
          <w:bCs/>
          <w:sz w:val="20"/>
          <w:szCs w:val="20"/>
          <w:lang w:val="en-US"/>
        </w:rPr>
        <w:t>(</w:t>
      </w:r>
    </w:p>
    <w:p w14:paraId="0E5692F6" w14:textId="77777777" w:rsidR="003B53D0" w:rsidRPr="003B53D0" w:rsidRDefault="003B53D0" w:rsidP="003B53D0">
      <w:pPr>
        <w:rPr>
          <w:rFonts w:ascii="Arial" w:hAnsi="Arial" w:cs="Arial"/>
          <w:b/>
          <w:bCs/>
          <w:sz w:val="20"/>
          <w:szCs w:val="20"/>
          <w:lang w:val="en-US"/>
        </w:rPr>
      </w:pPr>
      <w:r w:rsidRPr="003B53D0">
        <w:rPr>
          <w:rFonts w:ascii="Arial" w:hAnsi="Arial" w:cs="Arial"/>
          <w:b/>
          <w:bCs/>
          <w:sz w:val="20"/>
          <w:szCs w:val="20"/>
          <w:lang w:val="en-US"/>
        </w:rPr>
        <w:t xml:space="preserve">  TITLE_ABS:"systematic review"</w:t>
      </w:r>
    </w:p>
    <w:p w14:paraId="2A509886" w14:textId="77777777" w:rsidR="003B53D0" w:rsidRPr="003B53D0" w:rsidRDefault="003B53D0" w:rsidP="003B53D0">
      <w:pPr>
        <w:rPr>
          <w:rFonts w:ascii="Arial" w:hAnsi="Arial" w:cs="Arial"/>
          <w:b/>
          <w:bCs/>
          <w:sz w:val="20"/>
          <w:szCs w:val="20"/>
          <w:lang w:val="en-US"/>
        </w:rPr>
      </w:pPr>
      <w:r w:rsidRPr="003B53D0">
        <w:rPr>
          <w:rFonts w:ascii="Arial" w:hAnsi="Arial" w:cs="Arial"/>
          <w:b/>
          <w:bCs/>
          <w:sz w:val="20"/>
          <w:szCs w:val="20"/>
          <w:lang w:val="en-US"/>
        </w:rPr>
        <w:t xml:space="preserve">  OR TITLE_ABS:"meta-analysis"</w:t>
      </w:r>
    </w:p>
    <w:p w14:paraId="25257EBB" w14:textId="70F80626" w:rsidR="00602D1C" w:rsidRDefault="003B53D0" w:rsidP="003B53D0">
      <w:pPr>
        <w:rPr>
          <w:rFonts w:ascii="Arial" w:hAnsi="Arial" w:cs="Arial"/>
          <w:b/>
          <w:bCs/>
          <w:sz w:val="20"/>
          <w:szCs w:val="20"/>
          <w:lang w:val="en-US"/>
        </w:rPr>
      </w:pPr>
      <w:r w:rsidRPr="003B53D0">
        <w:rPr>
          <w:rFonts w:ascii="Arial" w:hAnsi="Arial" w:cs="Arial"/>
          <w:b/>
          <w:bCs/>
          <w:sz w:val="20"/>
          <w:szCs w:val="20"/>
          <w:lang w:val="en-US"/>
        </w:rPr>
        <w:t>)</w:t>
      </w:r>
    </w:p>
    <w:p w14:paraId="5F1B8D95" w14:textId="77777777" w:rsidR="00602D1C" w:rsidRDefault="00602D1C" w:rsidP="00D82483">
      <w:pPr>
        <w:rPr>
          <w:rFonts w:ascii="Arial" w:hAnsi="Arial" w:cs="Arial"/>
          <w:b/>
          <w:bCs/>
          <w:sz w:val="20"/>
          <w:szCs w:val="20"/>
          <w:lang w:val="en-US"/>
        </w:rPr>
      </w:pPr>
    </w:p>
    <w:p w14:paraId="681F95B8" w14:textId="77777777" w:rsidR="00602D1C" w:rsidRDefault="00602D1C" w:rsidP="00D82483">
      <w:pPr>
        <w:rPr>
          <w:rFonts w:ascii="Arial" w:hAnsi="Arial" w:cs="Arial"/>
          <w:b/>
          <w:bCs/>
          <w:sz w:val="20"/>
          <w:szCs w:val="20"/>
          <w:lang w:val="en-US"/>
        </w:rPr>
      </w:pPr>
    </w:p>
    <w:p w14:paraId="379C8DE0" w14:textId="77777777" w:rsidR="00602D1C" w:rsidRDefault="00602D1C" w:rsidP="00D82483">
      <w:pPr>
        <w:rPr>
          <w:rFonts w:ascii="Arial" w:hAnsi="Arial" w:cs="Arial"/>
          <w:b/>
          <w:bCs/>
          <w:sz w:val="20"/>
          <w:szCs w:val="20"/>
          <w:lang w:val="en-US"/>
        </w:rPr>
      </w:pPr>
    </w:p>
    <w:p w14:paraId="30F3180E" w14:textId="77777777" w:rsidR="00591322" w:rsidRDefault="00591322" w:rsidP="00D82483">
      <w:pPr>
        <w:rPr>
          <w:rFonts w:ascii="Arial" w:hAnsi="Arial" w:cs="Arial"/>
          <w:b/>
          <w:bCs/>
          <w:sz w:val="20"/>
          <w:szCs w:val="20"/>
          <w:lang w:val="en-US"/>
        </w:rPr>
      </w:pPr>
    </w:p>
    <w:p w14:paraId="04E286D5" w14:textId="77777777" w:rsidR="00C7082C" w:rsidRDefault="00C7082C" w:rsidP="00591322">
      <w:pPr>
        <w:rPr>
          <w:rFonts w:ascii="Arial" w:hAnsi="Arial" w:cs="Arial"/>
          <w:b/>
          <w:bCs/>
          <w:sz w:val="20"/>
          <w:szCs w:val="20"/>
          <w:lang w:val="en-US"/>
        </w:rPr>
      </w:pPr>
    </w:p>
    <w:p w14:paraId="265E2235" w14:textId="77777777" w:rsidR="00C7082C" w:rsidRDefault="00C7082C" w:rsidP="00591322">
      <w:pPr>
        <w:rPr>
          <w:rFonts w:ascii="Arial" w:hAnsi="Arial" w:cs="Arial"/>
          <w:b/>
          <w:bCs/>
          <w:sz w:val="20"/>
          <w:szCs w:val="20"/>
          <w:lang w:val="en-US"/>
        </w:rPr>
      </w:pPr>
    </w:p>
    <w:p w14:paraId="01A6AAB8" w14:textId="77777777" w:rsidR="00C7082C" w:rsidRPr="00591322" w:rsidRDefault="00C7082C" w:rsidP="00591322">
      <w:pPr>
        <w:rPr>
          <w:rFonts w:ascii="Arial" w:hAnsi="Arial" w:cs="Arial"/>
          <w:b/>
          <w:bCs/>
          <w:sz w:val="20"/>
          <w:szCs w:val="20"/>
          <w:lang w:val="en-US"/>
        </w:rPr>
      </w:pPr>
    </w:p>
    <w:p w14:paraId="443856EA" w14:textId="77777777" w:rsidR="008818F1" w:rsidRDefault="00591322" w:rsidP="008818F1">
      <w:pPr>
        <w:rPr>
          <w:rFonts w:ascii="Arial" w:hAnsi="Arial" w:cs="Arial"/>
          <w:b/>
          <w:bCs/>
          <w:sz w:val="20"/>
          <w:szCs w:val="20"/>
          <w:lang w:val="en-US"/>
        </w:rPr>
      </w:pPr>
      <w:r w:rsidRPr="00591322">
        <w:rPr>
          <w:rFonts w:ascii="Arial" w:hAnsi="Arial" w:cs="Arial"/>
          <w:b/>
          <w:bCs/>
          <w:sz w:val="20"/>
          <w:szCs w:val="20"/>
          <w:lang w:val="en-US"/>
        </w:rPr>
        <w:t> </w:t>
      </w:r>
      <w:r w:rsidR="00C7082C">
        <w:rPr>
          <w:rFonts w:ascii="Arial" w:hAnsi="Arial" w:cs="Arial"/>
          <w:b/>
          <w:bCs/>
          <w:sz w:val="20"/>
          <w:szCs w:val="20"/>
          <w:lang w:val="en-US"/>
        </w:rPr>
        <w:t>preprints</w:t>
      </w:r>
      <w:r w:rsidR="008818F1" w:rsidRPr="00591322">
        <w:rPr>
          <w:rFonts w:ascii="Arial" w:hAnsi="Arial" w:cs="Arial"/>
          <w:b/>
          <w:bCs/>
          <w:sz w:val="20"/>
          <w:szCs w:val="20"/>
          <w:lang w:val="en-US"/>
        </w:rPr>
        <w:t>288 Results</w:t>
      </w:r>
    </w:p>
    <w:p w14:paraId="3C2D90AE" w14:textId="406B2879" w:rsidR="00591322" w:rsidRPr="00591322" w:rsidRDefault="00591322" w:rsidP="00591322">
      <w:pPr>
        <w:rPr>
          <w:rFonts w:ascii="Arial" w:hAnsi="Arial" w:cs="Arial"/>
          <w:b/>
          <w:bCs/>
          <w:sz w:val="20"/>
          <w:szCs w:val="20"/>
          <w:lang w:val="en-US"/>
        </w:rPr>
      </w:pPr>
    </w:p>
    <w:p w14:paraId="3B14248D" w14:textId="77777777" w:rsidR="00591322" w:rsidRPr="00591322" w:rsidRDefault="00591322" w:rsidP="00591322">
      <w:pPr>
        <w:rPr>
          <w:rFonts w:ascii="Arial" w:hAnsi="Arial" w:cs="Arial"/>
          <w:b/>
          <w:bCs/>
          <w:sz w:val="20"/>
          <w:szCs w:val="20"/>
          <w:lang w:val="en-US"/>
        </w:rPr>
      </w:pPr>
      <w:r w:rsidRPr="00591322">
        <w:rPr>
          <w:rFonts w:ascii="Arial" w:hAnsi="Arial" w:cs="Arial"/>
          <w:b/>
          <w:bCs/>
          <w:sz w:val="20"/>
          <w:szCs w:val="20"/>
          <w:lang w:val="en-US"/>
        </w:rPr>
        <w:t>for term "PSILOCYBIN THERAPY " and title "psilocybin or psilocibine or psiloc*" (match any words) and posted between "01 Jan, 2022 and 31 Dec, 2026"</w:t>
      </w:r>
    </w:p>
    <w:p w14:paraId="76AD1CF1" w14:textId="77777777" w:rsidR="00591322" w:rsidRDefault="00591322" w:rsidP="00D82483">
      <w:pPr>
        <w:rPr>
          <w:rFonts w:ascii="Arial" w:hAnsi="Arial" w:cs="Arial"/>
          <w:b/>
          <w:bCs/>
          <w:sz w:val="20"/>
          <w:szCs w:val="20"/>
          <w:lang w:val="en-US"/>
        </w:rPr>
      </w:pPr>
    </w:p>
    <w:p w14:paraId="4C6AEB19" w14:textId="77777777" w:rsidR="00602D1C" w:rsidRDefault="00602D1C" w:rsidP="00D82483">
      <w:pPr>
        <w:rPr>
          <w:rFonts w:ascii="Arial" w:hAnsi="Arial" w:cs="Arial"/>
          <w:b/>
          <w:bCs/>
          <w:sz w:val="20"/>
          <w:szCs w:val="20"/>
          <w:lang w:val="en-US"/>
        </w:rPr>
      </w:pPr>
    </w:p>
    <w:p w14:paraId="29CBDAD5" w14:textId="77777777" w:rsidR="00602D1C" w:rsidRDefault="00602D1C" w:rsidP="00D82483">
      <w:pPr>
        <w:rPr>
          <w:rFonts w:ascii="Arial" w:hAnsi="Arial" w:cs="Arial"/>
          <w:b/>
          <w:bCs/>
          <w:sz w:val="20"/>
          <w:szCs w:val="20"/>
          <w:lang w:val="en-US"/>
        </w:rPr>
      </w:pPr>
    </w:p>
    <w:p w14:paraId="1477A976" w14:textId="6F00EE0E" w:rsidR="00602D1C" w:rsidRDefault="00C7082C" w:rsidP="00D82483">
      <w:pPr>
        <w:rPr>
          <w:rFonts w:ascii="Arial" w:hAnsi="Arial" w:cs="Arial"/>
          <w:b/>
          <w:bCs/>
          <w:sz w:val="20"/>
          <w:szCs w:val="20"/>
          <w:lang w:val="en-US"/>
        </w:rPr>
      </w:pPr>
      <w:r w:rsidRPr="00C7082C">
        <w:rPr>
          <w:rFonts w:ascii="Arial" w:hAnsi="Arial" w:cs="Arial"/>
          <w:b/>
          <w:bCs/>
          <w:sz w:val="20"/>
          <w:szCs w:val="20"/>
          <w:lang w:val="en-US"/>
        </w:rPr>
        <w:lastRenderedPageBreak/>
        <w:br/>
        <w:t>for term "PSILOCYBIN THERAPY o psilocybin treatment" and title "psilocybin or psilocibine or psiloc* and (depress* or anxiet* or anxious))" (match any words) and abstract or title "clinical trail" (match all words) and posted between "01 Jan, 2022 and 31 Dec, 2026"</w:t>
      </w:r>
    </w:p>
    <w:p w14:paraId="04331F44" w14:textId="61CD36DE" w:rsidR="00A961C1" w:rsidRPr="00A961C1" w:rsidRDefault="00A961C1" w:rsidP="00D82483">
      <w:pPr>
        <w:rPr>
          <w:rFonts w:ascii="Arial" w:hAnsi="Arial" w:cs="Arial"/>
          <w:b/>
          <w:bCs/>
          <w:sz w:val="20"/>
          <w:szCs w:val="20"/>
          <w:lang w:val="en-US"/>
        </w:rPr>
      </w:pPr>
      <w:r w:rsidRPr="00A961C1">
        <w:rPr>
          <w:rFonts w:ascii="Arial" w:hAnsi="Arial" w:cs="Arial"/>
          <w:b/>
          <w:bCs/>
          <w:sz w:val="20"/>
          <w:szCs w:val="20"/>
          <w:lang w:val="en-US"/>
        </w:rPr>
        <w:t>for term "psilocybin " and title "psilocybin or psilocibine or psiloc* and (depress* or anxiet* or anxious))" (match all words) and abstract or title "clinical trail" (match all words) and posted between "01 Jan, 2022 and 31 Dec, 2026"</w:t>
      </w:r>
    </w:p>
    <w:p w14:paraId="7A14995E" w14:textId="77777777" w:rsidR="00602D1C" w:rsidRDefault="00602D1C" w:rsidP="00D82483">
      <w:pPr>
        <w:rPr>
          <w:rFonts w:ascii="Arial" w:hAnsi="Arial" w:cs="Arial"/>
          <w:b/>
          <w:bCs/>
          <w:sz w:val="20"/>
          <w:szCs w:val="20"/>
          <w:lang w:val="en-US"/>
        </w:rPr>
      </w:pPr>
    </w:p>
    <w:p w14:paraId="2F3C8EAF" w14:textId="77777777" w:rsidR="00602D1C" w:rsidRDefault="00602D1C" w:rsidP="00D82483">
      <w:pPr>
        <w:rPr>
          <w:rFonts w:ascii="Arial" w:hAnsi="Arial" w:cs="Arial"/>
          <w:b/>
          <w:bCs/>
          <w:sz w:val="20"/>
          <w:szCs w:val="20"/>
          <w:lang w:val="en-US"/>
        </w:rPr>
      </w:pPr>
    </w:p>
    <w:p w14:paraId="7E96FD50" w14:textId="77777777" w:rsidR="00602D1C" w:rsidRDefault="00602D1C" w:rsidP="00D82483">
      <w:pPr>
        <w:rPr>
          <w:rFonts w:ascii="Arial" w:hAnsi="Arial" w:cs="Arial"/>
          <w:b/>
          <w:bCs/>
          <w:sz w:val="20"/>
          <w:szCs w:val="20"/>
          <w:lang w:val="en-US"/>
        </w:rPr>
      </w:pPr>
    </w:p>
    <w:p w14:paraId="4A73006A" w14:textId="77777777" w:rsidR="00602D1C" w:rsidRDefault="00602D1C" w:rsidP="00D82483">
      <w:pPr>
        <w:rPr>
          <w:rFonts w:ascii="Arial" w:hAnsi="Arial" w:cs="Arial"/>
          <w:b/>
          <w:bCs/>
          <w:sz w:val="20"/>
          <w:szCs w:val="20"/>
          <w:lang w:val="en-US"/>
        </w:rPr>
      </w:pPr>
    </w:p>
    <w:p w14:paraId="12E0296E" w14:textId="77777777" w:rsidR="00602D1C" w:rsidRDefault="00602D1C" w:rsidP="00D82483">
      <w:pPr>
        <w:rPr>
          <w:rFonts w:ascii="Arial" w:hAnsi="Arial" w:cs="Arial"/>
          <w:b/>
          <w:bCs/>
          <w:sz w:val="20"/>
          <w:szCs w:val="20"/>
          <w:lang w:val="en-US"/>
        </w:rPr>
      </w:pPr>
    </w:p>
    <w:p w14:paraId="31419B00" w14:textId="77777777" w:rsidR="00602D1C" w:rsidRDefault="00602D1C" w:rsidP="00D82483">
      <w:pPr>
        <w:rPr>
          <w:rFonts w:ascii="Arial" w:hAnsi="Arial" w:cs="Arial"/>
          <w:b/>
          <w:bCs/>
          <w:sz w:val="20"/>
          <w:szCs w:val="20"/>
          <w:lang w:val="en-US"/>
        </w:rPr>
      </w:pPr>
    </w:p>
    <w:p w14:paraId="135F4710" w14:textId="77777777" w:rsidR="00602D1C" w:rsidRDefault="00602D1C" w:rsidP="00D82483">
      <w:pPr>
        <w:rPr>
          <w:rFonts w:ascii="Arial" w:hAnsi="Arial" w:cs="Arial"/>
          <w:b/>
          <w:bCs/>
          <w:sz w:val="20"/>
          <w:szCs w:val="20"/>
          <w:lang w:val="en-US"/>
        </w:rPr>
      </w:pPr>
    </w:p>
    <w:p w14:paraId="34EDEC43" w14:textId="77777777" w:rsidR="00602D1C" w:rsidRDefault="00602D1C" w:rsidP="00D82483">
      <w:pPr>
        <w:rPr>
          <w:rFonts w:ascii="Arial" w:hAnsi="Arial" w:cs="Arial"/>
          <w:b/>
          <w:bCs/>
          <w:sz w:val="20"/>
          <w:szCs w:val="20"/>
          <w:lang w:val="en-US"/>
        </w:rPr>
      </w:pPr>
    </w:p>
    <w:p w14:paraId="1F21FA99" w14:textId="77777777" w:rsidR="00602D1C" w:rsidRDefault="00602D1C" w:rsidP="00D82483">
      <w:pPr>
        <w:rPr>
          <w:rFonts w:ascii="Arial" w:hAnsi="Arial" w:cs="Arial"/>
          <w:b/>
          <w:bCs/>
          <w:sz w:val="20"/>
          <w:szCs w:val="20"/>
          <w:lang w:val="en-US"/>
        </w:rPr>
      </w:pPr>
    </w:p>
    <w:p w14:paraId="4E8793B9" w14:textId="77777777" w:rsidR="00602D1C" w:rsidRDefault="00602D1C" w:rsidP="00D82483">
      <w:pPr>
        <w:rPr>
          <w:rFonts w:ascii="Arial" w:hAnsi="Arial" w:cs="Arial"/>
          <w:b/>
          <w:bCs/>
          <w:sz w:val="20"/>
          <w:szCs w:val="20"/>
          <w:lang w:val="en-US"/>
        </w:rPr>
      </w:pPr>
    </w:p>
    <w:p w14:paraId="6D85D9C9" w14:textId="77777777" w:rsidR="00602D1C" w:rsidRPr="007F7A78" w:rsidRDefault="00602D1C" w:rsidP="00D82483">
      <w:pPr>
        <w:rPr>
          <w:rFonts w:ascii="Arial" w:hAnsi="Arial" w:cs="Arial"/>
          <w:b/>
          <w:bCs/>
          <w:sz w:val="20"/>
          <w:szCs w:val="20"/>
          <w:lang w:val="en-US"/>
        </w:rPr>
      </w:pPr>
    </w:p>
    <w:p w14:paraId="02086A8A" w14:textId="77777777" w:rsidR="00DA5654" w:rsidRPr="007F7A78" w:rsidRDefault="00DA5654" w:rsidP="00D82483">
      <w:pPr>
        <w:rPr>
          <w:rFonts w:ascii="Arial" w:hAnsi="Arial" w:cs="Arial"/>
          <w:b/>
          <w:bCs/>
          <w:sz w:val="20"/>
          <w:szCs w:val="20"/>
          <w:lang w:val="en-US"/>
        </w:rPr>
      </w:pPr>
    </w:p>
    <w:p w14:paraId="4D7F60C1" w14:textId="77777777" w:rsidR="00DA5654" w:rsidRPr="007F7A78" w:rsidRDefault="00DA5654" w:rsidP="00D82483">
      <w:pPr>
        <w:rPr>
          <w:rFonts w:ascii="Arial" w:hAnsi="Arial" w:cs="Arial"/>
          <w:b/>
          <w:bCs/>
          <w:sz w:val="20"/>
          <w:szCs w:val="20"/>
          <w:lang w:val="en-US"/>
        </w:rPr>
      </w:pPr>
    </w:p>
    <w:p w14:paraId="2FAC513F" w14:textId="77777777" w:rsidR="00DA5654" w:rsidRPr="007F7A78" w:rsidRDefault="00DA5654" w:rsidP="00D82483">
      <w:pPr>
        <w:rPr>
          <w:rFonts w:ascii="Arial" w:hAnsi="Arial" w:cs="Arial"/>
          <w:b/>
          <w:bCs/>
          <w:sz w:val="20"/>
          <w:szCs w:val="20"/>
          <w:lang w:val="en-US"/>
        </w:rPr>
      </w:pPr>
    </w:p>
    <w:p w14:paraId="52231C9C" w14:textId="17DF216D" w:rsidR="00DA5654" w:rsidRDefault="00D86D8B" w:rsidP="00D82483">
      <w:pPr>
        <w:rPr>
          <w:rFonts w:ascii="Arial" w:hAnsi="Arial" w:cs="Arial"/>
          <w:b/>
          <w:bCs/>
          <w:sz w:val="20"/>
          <w:szCs w:val="20"/>
        </w:rPr>
      </w:pPr>
      <w:r w:rsidRPr="00D86D8B">
        <w:rPr>
          <w:rFonts w:ascii="Arial" w:hAnsi="Arial" w:cs="Arial"/>
          <w:b/>
          <w:bCs/>
          <w:noProof/>
          <w:sz w:val="20"/>
          <w:szCs w:val="20"/>
        </w:rPr>
        <w:lastRenderedPageBreak/>
        <w:drawing>
          <wp:inline distT="0" distB="0" distL="0" distR="0" wp14:anchorId="661220BF" wp14:editId="3AA0934A">
            <wp:extent cx="5943600" cy="4699000"/>
            <wp:effectExtent l="0" t="0" r="0" b="6350"/>
            <wp:docPr id="1225093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93374" name=""/>
                    <pic:cNvPicPr/>
                  </pic:nvPicPr>
                  <pic:blipFill>
                    <a:blip r:embed="rId8"/>
                    <a:stretch>
                      <a:fillRect/>
                    </a:stretch>
                  </pic:blipFill>
                  <pic:spPr>
                    <a:xfrm>
                      <a:off x="0" y="0"/>
                      <a:ext cx="5943600" cy="4699000"/>
                    </a:xfrm>
                    <a:prstGeom prst="rect">
                      <a:avLst/>
                    </a:prstGeom>
                  </pic:spPr>
                </pic:pic>
              </a:graphicData>
            </a:graphic>
          </wp:inline>
        </w:drawing>
      </w:r>
    </w:p>
    <w:p w14:paraId="261401DD" w14:textId="77777777" w:rsidR="00DA5654" w:rsidRDefault="00DA5654" w:rsidP="00D82483">
      <w:pPr>
        <w:rPr>
          <w:rFonts w:ascii="Arial" w:hAnsi="Arial" w:cs="Arial"/>
          <w:b/>
          <w:bCs/>
          <w:sz w:val="20"/>
          <w:szCs w:val="20"/>
        </w:rPr>
      </w:pPr>
    </w:p>
    <w:p w14:paraId="359F2E77" w14:textId="77777777" w:rsidR="00DA5654" w:rsidRDefault="00DA5654" w:rsidP="00D82483">
      <w:pPr>
        <w:rPr>
          <w:rFonts w:ascii="Arial" w:hAnsi="Arial" w:cs="Arial"/>
          <w:b/>
          <w:bCs/>
          <w:sz w:val="20"/>
          <w:szCs w:val="20"/>
        </w:rPr>
      </w:pPr>
    </w:p>
    <w:p w14:paraId="70C4BBE0" w14:textId="658E3D92" w:rsidR="00DA5654" w:rsidRDefault="00573B71" w:rsidP="00D82483">
      <w:pPr>
        <w:rPr>
          <w:rFonts w:ascii="Arial" w:hAnsi="Arial" w:cs="Arial"/>
          <w:b/>
          <w:bCs/>
          <w:sz w:val="20"/>
          <w:szCs w:val="20"/>
        </w:rPr>
      </w:pPr>
      <w:r w:rsidRPr="00573B71">
        <w:rPr>
          <w:rFonts w:ascii="Arial" w:hAnsi="Arial" w:cs="Arial"/>
          <w:b/>
          <w:bCs/>
          <w:noProof/>
          <w:sz w:val="20"/>
          <w:szCs w:val="20"/>
        </w:rPr>
        <w:drawing>
          <wp:inline distT="0" distB="0" distL="0" distR="0" wp14:anchorId="1CDCF976" wp14:editId="442D6D5C">
            <wp:extent cx="5943600" cy="2254250"/>
            <wp:effectExtent l="0" t="0" r="0" b="0"/>
            <wp:docPr id="1017919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9626" name=""/>
                    <pic:cNvPicPr/>
                  </pic:nvPicPr>
                  <pic:blipFill>
                    <a:blip r:embed="rId9"/>
                    <a:stretch>
                      <a:fillRect/>
                    </a:stretch>
                  </pic:blipFill>
                  <pic:spPr>
                    <a:xfrm>
                      <a:off x="0" y="0"/>
                      <a:ext cx="5943600" cy="2254250"/>
                    </a:xfrm>
                    <a:prstGeom prst="rect">
                      <a:avLst/>
                    </a:prstGeom>
                  </pic:spPr>
                </pic:pic>
              </a:graphicData>
            </a:graphic>
          </wp:inline>
        </w:drawing>
      </w:r>
    </w:p>
    <w:p w14:paraId="362B8F8B" w14:textId="5788735F" w:rsidR="00F23CC8" w:rsidRDefault="00C95EB8" w:rsidP="00D82483">
      <w:pPr>
        <w:rPr>
          <w:rFonts w:ascii="Arial" w:hAnsi="Arial" w:cs="Arial"/>
          <w:b/>
          <w:bCs/>
          <w:sz w:val="20"/>
          <w:szCs w:val="20"/>
        </w:rPr>
      </w:pPr>
      <w:r>
        <w:rPr>
          <w:rFonts w:ascii="Arial" w:hAnsi="Arial" w:cs="Arial"/>
          <w:b/>
          <w:bCs/>
          <w:sz w:val="20"/>
          <w:szCs w:val="20"/>
        </w:rPr>
        <w:t xml:space="preserve">Apéndice: </w:t>
      </w:r>
    </w:p>
    <w:p w14:paraId="400E3768" w14:textId="56587889" w:rsidR="00C95EB8" w:rsidRDefault="00E55359" w:rsidP="00D82483">
      <w:pPr>
        <w:rPr>
          <w:rFonts w:ascii="Arial" w:hAnsi="Arial" w:cs="Arial"/>
          <w:b/>
          <w:bCs/>
          <w:sz w:val="20"/>
          <w:szCs w:val="20"/>
        </w:rPr>
      </w:pPr>
      <w:r>
        <w:rPr>
          <w:rFonts w:ascii="Arial" w:hAnsi="Arial" w:cs="Arial"/>
          <w:b/>
          <w:bCs/>
          <w:sz w:val="20"/>
          <w:szCs w:val="20"/>
        </w:rPr>
        <w:t>B</w:t>
      </w:r>
      <w:r w:rsidR="00C95EB8" w:rsidRPr="00DA01F6">
        <w:rPr>
          <w:rFonts w:ascii="Arial" w:hAnsi="Arial" w:cs="Arial"/>
          <w:b/>
          <w:bCs/>
          <w:sz w:val="20"/>
          <w:szCs w:val="20"/>
        </w:rPr>
        <w:t>úsqueda</w:t>
      </w:r>
      <w:r w:rsidR="00C95EB8">
        <w:rPr>
          <w:rFonts w:ascii="Arial" w:hAnsi="Arial" w:cs="Arial"/>
          <w:b/>
          <w:bCs/>
          <w:sz w:val="20"/>
          <w:szCs w:val="20"/>
        </w:rPr>
        <w:t xml:space="preserve"> </w:t>
      </w:r>
      <w:r w:rsidR="00DE1457">
        <w:rPr>
          <w:rFonts w:ascii="Arial" w:hAnsi="Arial" w:cs="Arial"/>
          <w:b/>
          <w:bCs/>
          <w:sz w:val="20"/>
          <w:szCs w:val="20"/>
        </w:rPr>
        <w:t xml:space="preserve">en </w:t>
      </w:r>
      <w:r w:rsidR="00C95EB8">
        <w:rPr>
          <w:rFonts w:ascii="Arial" w:hAnsi="Arial" w:cs="Arial"/>
          <w:b/>
          <w:bCs/>
          <w:sz w:val="20"/>
          <w:szCs w:val="20"/>
        </w:rPr>
        <w:t xml:space="preserve">MEDLINE </w:t>
      </w:r>
      <w:r w:rsidR="00473793">
        <w:rPr>
          <w:rFonts w:ascii="Arial" w:hAnsi="Arial" w:cs="Arial"/>
          <w:b/>
          <w:bCs/>
          <w:sz w:val="20"/>
          <w:szCs w:val="20"/>
        </w:rPr>
        <w:t xml:space="preserve">por </w:t>
      </w:r>
      <w:r w:rsidR="00C95EB8">
        <w:rPr>
          <w:rFonts w:ascii="Arial" w:hAnsi="Arial" w:cs="Arial"/>
          <w:b/>
          <w:bCs/>
          <w:sz w:val="20"/>
          <w:szCs w:val="20"/>
        </w:rPr>
        <w:t>PUBMED</w:t>
      </w:r>
      <w:r w:rsidR="00473793">
        <w:rPr>
          <w:rFonts w:ascii="Arial" w:hAnsi="Arial" w:cs="Arial"/>
          <w:b/>
          <w:bCs/>
          <w:sz w:val="20"/>
          <w:szCs w:val="20"/>
        </w:rPr>
        <w:t xml:space="preserve"> </w:t>
      </w:r>
      <w:r w:rsidR="00886E62" w:rsidRPr="00886E62">
        <w:rPr>
          <w:rFonts w:ascii="Arial" w:hAnsi="Arial" w:cs="Arial"/>
          <w:b/>
          <w:bCs/>
          <w:sz w:val="20"/>
          <w:szCs w:val="20"/>
        </w:rPr>
        <w:t>6:44:48 a.m. a 6:53:49 a.m. el día 02/07/2026</w:t>
      </w:r>
    </w:p>
    <w:tbl>
      <w:tblPr>
        <w:tblStyle w:val="Tablaconcuadrcula"/>
        <w:tblW w:w="9635" w:type="dxa"/>
        <w:tblLook w:val="04A0" w:firstRow="1" w:lastRow="0" w:firstColumn="1" w:lastColumn="0" w:noHBand="0" w:noVBand="1"/>
      </w:tblPr>
      <w:tblGrid>
        <w:gridCol w:w="1090"/>
        <w:gridCol w:w="7391"/>
        <w:gridCol w:w="1154"/>
      </w:tblGrid>
      <w:tr w:rsidR="005F46DF" w:rsidRPr="005F46DF" w14:paraId="2D33F8EF" w14:textId="77777777" w:rsidTr="000134C9">
        <w:trPr>
          <w:trHeight w:val="300"/>
        </w:trPr>
        <w:tc>
          <w:tcPr>
            <w:tcW w:w="1090" w:type="dxa"/>
            <w:noWrap/>
            <w:hideMark/>
          </w:tcPr>
          <w:p w14:paraId="790B54B4" w14:textId="77777777" w:rsidR="005F46DF" w:rsidRPr="005F46DF" w:rsidRDefault="005F46DF" w:rsidP="005F46DF">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lastRenderedPageBreak/>
              <w:t>Filters</w:t>
            </w:r>
          </w:p>
        </w:tc>
        <w:tc>
          <w:tcPr>
            <w:tcW w:w="7391" w:type="dxa"/>
            <w:noWrap/>
            <w:hideMark/>
          </w:tcPr>
          <w:p w14:paraId="42BD8071" w14:textId="77777777" w:rsidR="005F46DF" w:rsidRPr="005F46DF" w:rsidRDefault="005F46DF" w:rsidP="005F46DF">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Search Details</w:t>
            </w:r>
          </w:p>
        </w:tc>
        <w:tc>
          <w:tcPr>
            <w:tcW w:w="1154" w:type="dxa"/>
            <w:noWrap/>
            <w:hideMark/>
          </w:tcPr>
          <w:p w14:paraId="7AF53D0C" w14:textId="77777777" w:rsidR="005F46DF" w:rsidRPr="005F46DF" w:rsidRDefault="005F46DF" w:rsidP="005F46DF">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Results</w:t>
            </w:r>
          </w:p>
        </w:tc>
      </w:tr>
      <w:tr w:rsidR="005F46DF" w:rsidRPr="005F46DF" w14:paraId="13D294DE" w14:textId="77777777" w:rsidTr="000134C9">
        <w:trPr>
          <w:trHeight w:val="300"/>
        </w:trPr>
        <w:tc>
          <w:tcPr>
            <w:tcW w:w="1090" w:type="dxa"/>
            <w:noWrap/>
            <w:hideMark/>
          </w:tcPr>
          <w:p w14:paraId="3DE1C12A" w14:textId="77777777" w:rsidR="005F46DF" w:rsidRPr="005F46DF" w:rsidRDefault="005F46DF" w:rsidP="005F46DF">
            <w:pPr>
              <w:rPr>
                <w:rFonts w:ascii="Aptos Narrow" w:eastAsia="Times New Roman" w:hAnsi="Aptos Narrow" w:cs="Times New Roman"/>
                <w:color w:val="000000"/>
                <w:kern w:val="0"/>
                <w:lang w:val="en-US" w:eastAsia="es-MX"/>
                <w14:ligatures w14:val="none"/>
              </w:rPr>
            </w:pPr>
            <w:r w:rsidRPr="001D103A">
              <w:rPr>
                <w:rFonts w:ascii="Aptos Narrow" w:eastAsia="Times New Roman" w:hAnsi="Aptos Narrow" w:cs="Times New Roman"/>
                <w:color w:val="000000"/>
                <w:kern w:val="0"/>
                <w:highlight w:val="yellow"/>
                <w:lang w:val="en-US" w:eastAsia="es-MX"/>
                <w14:ligatures w14:val="none"/>
              </w:rPr>
              <w:t>Free full text,</w:t>
            </w:r>
            <w:r w:rsidRPr="005F46DF">
              <w:rPr>
                <w:rFonts w:ascii="Aptos Narrow" w:eastAsia="Times New Roman" w:hAnsi="Aptos Narrow" w:cs="Times New Roman"/>
                <w:color w:val="000000"/>
                <w:kern w:val="0"/>
                <w:lang w:val="en-US" w:eastAsia="es-MX"/>
                <w14:ligatures w14:val="none"/>
              </w:rPr>
              <w:t xml:space="preserve"> Humans, MEDLINE, from 2022 - 2026</w:t>
            </w:r>
          </w:p>
        </w:tc>
        <w:tc>
          <w:tcPr>
            <w:tcW w:w="7391" w:type="dxa"/>
            <w:noWrap/>
            <w:hideMark/>
          </w:tcPr>
          <w:p w14:paraId="18BC4805" w14:textId="77777777" w:rsidR="005F46DF" w:rsidRPr="005F46DF" w:rsidRDefault="005F46DF" w:rsidP="005F46DF">
            <w:pPr>
              <w:rPr>
                <w:rFonts w:ascii="Aptos Narrow" w:eastAsia="Times New Roman" w:hAnsi="Aptos Narrow" w:cs="Times New Roman"/>
                <w:color w:val="000000"/>
                <w:kern w:val="0"/>
                <w:lang w:val="en-US" w:eastAsia="es-MX"/>
                <w14:ligatures w14:val="none"/>
              </w:rPr>
            </w:pPr>
            <w:r w:rsidRPr="005F46DF">
              <w:rPr>
                <w:rFonts w:ascii="Aptos Narrow" w:eastAsia="Times New Roman" w:hAnsi="Aptos Narrow" w:cs="Times New Roman"/>
                <w:color w:val="000000"/>
                <w:kern w:val="0"/>
                <w:lang w:val="en-US" w:eastAsia="es-MX"/>
                <w14:ligatures w14:val="none"/>
              </w:rPr>
              <w:t xml:space="preserve">(((("psilocyb*"[Title/Abstract] AND ("depressi*"[Title/Abstract] OR "anxiety*"[Title/Abstract])) OR (("psilocybin"[MeSH Terms] OR "psilocybe"[MeSH Terms]) AND ("depression"[MeSH Terms] OR "anxiety"[MeSH Terms]))) AND </w:t>
            </w:r>
            <w:r w:rsidRPr="005179DA">
              <w:rPr>
                <w:rFonts w:ascii="Aptos Narrow" w:eastAsia="Times New Roman" w:hAnsi="Aptos Narrow" w:cs="Times New Roman"/>
                <w:color w:val="000000"/>
                <w:kern w:val="0"/>
                <w:highlight w:val="yellow"/>
                <w:lang w:val="en-US" w:eastAsia="es-MX"/>
                <w14:ligatures w14:val="none"/>
              </w:rPr>
              <w:t>("therapy"[MeSH Subheading] OR "treatment"[Text Word]</w:t>
            </w:r>
            <w:r w:rsidRPr="005F46DF">
              <w:rPr>
                <w:rFonts w:ascii="Aptos Narrow" w:eastAsia="Times New Roman" w:hAnsi="Aptos Narrow" w:cs="Times New Roman"/>
                <w:color w:val="000000"/>
                <w:kern w:val="0"/>
                <w:lang w:val="en-US" w:eastAsia="es-MX"/>
                <w14:ligatures w14:val="none"/>
              </w:rPr>
              <w:t xml:space="preserve"> OR ("treatment outcome"[MeSH Terms] OR ("treatment"[All Fields] AND "outcome"[All Fields]) OR "treatment outcome"[All Fields]) OR ("therapies, investigational"[MeSH Terms] OR ("therapies"[All Fields] AND "investigational"[All Fields]) OR "investigational therapies"[All Fields] OR ("investigational"[All Fields] AND "therapies"[All Fields])))) NOT ("systematic review"[Publication Type] OR "meta analysis"[Publication Type] OR "clinical trial, phase i"[Publication Type])) AND ((</w:t>
            </w:r>
            <w:r w:rsidRPr="00FA7811">
              <w:rPr>
                <w:rFonts w:ascii="Aptos Narrow" w:eastAsia="Times New Roman" w:hAnsi="Aptos Narrow" w:cs="Times New Roman"/>
                <w:color w:val="000000"/>
                <w:kern w:val="0"/>
                <w:highlight w:val="yellow"/>
                <w:lang w:val="en-US" w:eastAsia="es-MX"/>
                <w14:ligatures w14:val="none"/>
              </w:rPr>
              <w:t>ffrft[Filter])</w:t>
            </w:r>
            <w:r w:rsidRPr="005F46DF">
              <w:rPr>
                <w:rFonts w:ascii="Aptos Narrow" w:eastAsia="Times New Roman" w:hAnsi="Aptos Narrow" w:cs="Times New Roman"/>
                <w:color w:val="000000"/>
                <w:kern w:val="0"/>
                <w:lang w:val="en-US" w:eastAsia="es-MX"/>
                <w14:ligatures w14:val="none"/>
              </w:rPr>
              <w:t xml:space="preserve"> AND (medline[Filter]) AND (humans[Filter]) AND (2022:2026[pdat]))</w:t>
            </w:r>
          </w:p>
        </w:tc>
        <w:tc>
          <w:tcPr>
            <w:tcW w:w="1154" w:type="dxa"/>
            <w:noWrap/>
            <w:hideMark/>
          </w:tcPr>
          <w:p w14:paraId="0A23A08A" w14:textId="77777777" w:rsidR="005F46DF" w:rsidRPr="005F46DF" w:rsidRDefault="005F46DF" w:rsidP="005F46DF">
            <w:pPr>
              <w:jc w:val="right"/>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186</w:t>
            </w:r>
          </w:p>
        </w:tc>
      </w:tr>
    </w:tbl>
    <w:p w14:paraId="2352BC7E" w14:textId="77777777" w:rsidR="005A24EE" w:rsidRPr="00720040" w:rsidRDefault="005A24EE" w:rsidP="00D82483">
      <w:pPr>
        <w:rPr>
          <w:rFonts w:ascii="Arial" w:hAnsi="Arial" w:cs="Arial"/>
          <w:b/>
          <w:bCs/>
          <w:sz w:val="20"/>
          <w:szCs w:val="20"/>
          <w:lang w:val="en-US"/>
        </w:rPr>
      </w:pPr>
    </w:p>
    <w:p w14:paraId="6B422E50" w14:textId="74CF26D7" w:rsidR="00576044" w:rsidRPr="00C42B44" w:rsidRDefault="0013753E" w:rsidP="00D82483">
      <w:pPr>
        <w:rPr>
          <w:rFonts w:ascii="Arial" w:hAnsi="Arial" w:cs="Arial"/>
          <w:sz w:val="20"/>
          <w:szCs w:val="20"/>
          <w:lang w:val="es-MX"/>
        </w:rPr>
      </w:pPr>
      <w:r w:rsidRPr="00720040">
        <w:rPr>
          <w:rFonts w:ascii="Arial" w:hAnsi="Arial" w:cs="Arial"/>
          <w:b/>
          <w:bCs/>
          <w:sz w:val="20"/>
          <w:szCs w:val="20"/>
          <w:lang w:val="es-MX"/>
        </w:rPr>
        <w:t xml:space="preserve">Busqueda realizada en </w:t>
      </w:r>
      <w:r w:rsidR="00576044" w:rsidRPr="00720040">
        <w:rPr>
          <w:rFonts w:ascii="Arial" w:hAnsi="Arial" w:cs="Arial"/>
          <w:b/>
          <w:bCs/>
          <w:sz w:val="20"/>
          <w:szCs w:val="20"/>
          <w:lang w:val="es-MX"/>
        </w:rPr>
        <w:t xml:space="preserve">OVID </w:t>
      </w:r>
      <w:r w:rsidR="00132645" w:rsidRPr="00720040">
        <w:rPr>
          <w:rFonts w:ascii="Arial" w:hAnsi="Arial" w:cs="Arial"/>
          <w:b/>
          <w:bCs/>
          <w:sz w:val="20"/>
          <w:szCs w:val="20"/>
          <w:lang w:val="es-MX"/>
        </w:rPr>
        <w:t>sábado, ‎11‎ de ‎julio‎ de ‎2026, ‏‎06:35:50 a. m</w:t>
      </w:r>
      <w:r w:rsidR="00132645" w:rsidRPr="00C42B44">
        <w:rPr>
          <w:rFonts w:ascii="Arial" w:hAnsi="Arial" w:cs="Arial"/>
          <w:sz w:val="20"/>
          <w:szCs w:val="20"/>
          <w:lang w:val="es-MX"/>
        </w:rPr>
        <w:t>.</w:t>
      </w:r>
    </w:p>
    <w:p w14:paraId="19E32638" w14:textId="77777777" w:rsidR="00F2411A" w:rsidRPr="00F2411A" w:rsidRDefault="00F2411A" w:rsidP="00F2411A">
      <w:pPr>
        <w:pStyle w:val="Prrafodelista"/>
        <w:numPr>
          <w:ilvl w:val="0"/>
          <w:numId w:val="15"/>
        </w:numPr>
        <w:rPr>
          <w:rFonts w:ascii="Arial" w:hAnsi="Arial" w:cs="Arial"/>
          <w:sz w:val="20"/>
          <w:szCs w:val="20"/>
          <w:lang w:val="es-MX"/>
        </w:rPr>
      </w:pPr>
      <w:r w:rsidRPr="00F2411A">
        <w:rPr>
          <w:rFonts w:ascii="Arial" w:hAnsi="Arial" w:cs="Arial"/>
          <w:sz w:val="20"/>
          <w:szCs w:val="20"/>
          <w:lang w:val="es-MX"/>
        </w:rPr>
        <w:t>Buscar en todas las revistas de Ovid (Referencias + Abstracts + Revistas Suscritas)</w:t>
      </w:r>
    </w:p>
    <w:p w14:paraId="3A3DFC43" w14:textId="77777777" w:rsidR="00F2411A" w:rsidRPr="00F2411A" w:rsidRDefault="00F2411A" w:rsidP="00F2411A">
      <w:pPr>
        <w:pStyle w:val="Prrafodelista"/>
        <w:numPr>
          <w:ilvl w:val="0"/>
          <w:numId w:val="15"/>
        </w:numPr>
        <w:rPr>
          <w:rFonts w:ascii="Arial" w:hAnsi="Arial" w:cs="Arial"/>
          <w:sz w:val="20"/>
          <w:szCs w:val="20"/>
          <w:lang w:val="en-US"/>
        </w:rPr>
      </w:pPr>
      <w:r w:rsidRPr="00F2411A">
        <w:rPr>
          <w:rFonts w:ascii="Arial" w:hAnsi="Arial" w:cs="Arial"/>
          <w:sz w:val="20"/>
          <w:szCs w:val="20"/>
          <w:lang w:val="en-US"/>
        </w:rPr>
        <w:t>EBM Reviews - Cochrane Central Register of Controlled Trials &lt;May 2026&gt;</w:t>
      </w:r>
    </w:p>
    <w:p w14:paraId="7703643A" w14:textId="77777777" w:rsidR="00F2411A" w:rsidRPr="00F2411A" w:rsidRDefault="00F2411A" w:rsidP="00F2411A">
      <w:pPr>
        <w:pStyle w:val="Prrafodelista"/>
        <w:numPr>
          <w:ilvl w:val="0"/>
          <w:numId w:val="15"/>
        </w:numPr>
        <w:rPr>
          <w:rFonts w:ascii="Arial" w:hAnsi="Arial" w:cs="Arial"/>
          <w:sz w:val="20"/>
          <w:szCs w:val="20"/>
          <w:lang w:val="en-US"/>
        </w:rPr>
      </w:pPr>
      <w:r w:rsidRPr="00F2411A">
        <w:rPr>
          <w:rFonts w:ascii="Arial" w:hAnsi="Arial" w:cs="Arial"/>
          <w:sz w:val="20"/>
          <w:szCs w:val="20"/>
          <w:lang w:val="en-US"/>
        </w:rPr>
        <w:t xml:space="preserve">APA PsycArticles Full Text Database &lt;1894 to July 2026 Week 01&gt;   </w:t>
      </w:r>
    </w:p>
    <w:p w14:paraId="0B8AC425" w14:textId="5828EAF9" w:rsidR="00F2411A" w:rsidRDefault="00F2411A" w:rsidP="00F2411A">
      <w:pPr>
        <w:pStyle w:val="Prrafodelista"/>
        <w:numPr>
          <w:ilvl w:val="0"/>
          <w:numId w:val="15"/>
        </w:numPr>
        <w:rPr>
          <w:rFonts w:ascii="Arial" w:hAnsi="Arial" w:cs="Arial"/>
          <w:sz w:val="20"/>
          <w:szCs w:val="20"/>
          <w:lang w:val="en-US"/>
        </w:rPr>
      </w:pPr>
      <w:r w:rsidRPr="00F2411A">
        <w:rPr>
          <w:rFonts w:ascii="Arial" w:hAnsi="Arial" w:cs="Arial"/>
          <w:sz w:val="20"/>
          <w:szCs w:val="20"/>
          <w:lang w:val="en-US"/>
        </w:rPr>
        <w:t>APA PsycInfo &lt;1806 to July 2026 Week 1&gt;</w:t>
      </w:r>
    </w:p>
    <w:tbl>
      <w:tblPr>
        <w:tblStyle w:val="Tablaconcuadrcula"/>
        <w:tblW w:w="9351" w:type="dxa"/>
        <w:tblLook w:val="04A0" w:firstRow="1" w:lastRow="0" w:firstColumn="1" w:lastColumn="0" w:noHBand="0" w:noVBand="1"/>
      </w:tblPr>
      <w:tblGrid>
        <w:gridCol w:w="3114"/>
        <w:gridCol w:w="5367"/>
        <w:gridCol w:w="871"/>
      </w:tblGrid>
      <w:tr w:rsidR="00954AD9" w:rsidRPr="005F46DF" w14:paraId="78DE56B5" w14:textId="77777777" w:rsidTr="00A71DEE">
        <w:trPr>
          <w:trHeight w:val="300"/>
        </w:trPr>
        <w:tc>
          <w:tcPr>
            <w:tcW w:w="3114" w:type="dxa"/>
            <w:noWrap/>
            <w:hideMark/>
          </w:tcPr>
          <w:p w14:paraId="603123B9" w14:textId="77777777" w:rsidR="00954AD9" w:rsidRPr="005F46DF" w:rsidRDefault="00954AD9">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Filters</w:t>
            </w:r>
          </w:p>
        </w:tc>
        <w:tc>
          <w:tcPr>
            <w:tcW w:w="5367" w:type="dxa"/>
            <w:noWrap/>
            <w:hideMark/>
          </w:tcPr>
          <w:p w14:paraId="58345B94" w14:textId="77777777" w:rsidR="00954AD9" w:rsidRPr="005F46DF" w:rsidRDefault="00954AD9">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Search Details</w:t>
            </w:r>
          </w:p>
        </w:tc>
        <w:tc>
          <w:tcPr>
            <w:tcW w:w="870" w:type="dxa"/>
            <w:noWrap/>
            <w:hideMark/>
          </w:tcPr>
          <w:p w14:paraId="6BAA21C4" w14:textId="77777777" w:rsidR="00954AD9" w:rsidRPr="005F46DF" w:rsidRDefault="00954AD9">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Results</w:t>
            </w:r>
          </w:p>
        </w:tc>
      </w:tr>
      <w:tr w:rsidR="00A36B31" w:rsidRPr="007B432E" w14:paraId="3FDE61A7" w14:textId="77777777" w:rsidTr="00A71DEE">
        <w:trPr>
          <w:trHeight w:val="300"/>
        </w:trPr>
        <w:tc>
          <w:tcPr>
            <w:tcW w:w="3114" w:type="dxa"/>
            <w:noWrap/>
            <w:hideMark/>
          </w:tcPr>
          <w:p w14:paraId="7184FA79" w14:textId="77777777" w:rsidR="00A36B31" w:rsidRPr="007B432E" w:rsidRDefault="00A36B31" w:rsidP="00A36B31">
            <w:pPr>
              <w:rPr>
                <w:rFonts w:ascii="Aptos Narrow" w:eastAsia="Times New Roman" w:hAnsi="Aptos Narrow" w:cs="Times New Roman"/>
                <w:color w:val="000000"/>
                <w:kern w:val="0"/>
                <w:lang w:val="en-US" w:eastAsia="es-MX"/>
                <w14:ligatures w14:val="none"/>
              </w:rPr>
            </w:pPr>
            <w:r w:rsidRPr="007B432E">
              <w:rPr>
                <w:rFonts w:ascii="Aptos Narrow" w:eastAsia="Times New Roman" w:hAnsi="Aptos Narrow" w:cs="Times New Roman"/>
                <w:color w:val="000000"/>
                <w:kern w:val="0"/>
                <w:lang w:val="en-US" w:eastAsia="es-MX"/>
                <w14:ligatures w14:val="none"/>
              </w:rPr>
              <w:t>limit 12 to yr="2022 -Current"</w:t>
            </w:r>
          </w:p>
          <w:p w14:paraId="1589D5AB" w14:textId="77777777" w:rsidR="00A36B31" w:rsidRPr="007B432E" w:rsidRDefault="00A36B31" w:rsidP="00A36B31">
            <w:pPr>
              <w:rPr>
                <w:rFonts w:ascii="Aptos Narrow" w:eastAsia="Times New Roman" w:hAnsi="Aptos Narrow" w:cs="Times New Roman"/>
                <w:color w:val="000000"/>
                <w:kern w:val="0"/>
                <w:lang w:val="en-US" w:eastAsia="es-MX"/>
                <w14:ligatures w14:val="none"/>
              </w:rPr>
            </w:pPr>
            <w:r w:rsidRPr="00720040">
              <w:rPr>
                <w:rFonts w:ascii="Aptos Narrow" w:eastAsia="Times New Roman" w:hAnsi="Aptos Narrow" w:cs="Times New Roman"/>
                <w:color w:val="000000"/>
                <w:kern w:val="0"/>
                <w:highlight w:val="yellow"/>
                <w:lang w:val="en-US" w:eastAsia="es-MX"/>
                <w14:ligatures w14:val="none"/>
              </w:rPr>
              <w:t>limit 13 to full text</w:t>
            </w:r>
          </w:p>
          <w:p w14:paraId="63D6AF33" w14:textId="77777777" w:rsidR="00A36B31" w:rsidRPr="007B432E" w:rsidRDefault="00A36B31" w:rsidP="00A36B31">
            <w:pPr>
              <w:rPr>
                <w:rFonts w:ascii="Aptos Narrow" w:eastAsia="Times New Roman" w:hAnsi="Aptos Narrow" w:cs="Times New Roman"/>
                <w:color w:val="000000"/>
                <w:kern w:val="0"/>
                <w:lang w:val="en-US" w:eastAsia="es-MX"/>
                <w14:ligatures w14:val="none"/>
              </w:rPr>
            </w:pPr>
            <w:r w:rsidRPr="007B432E">
              <w:rPr>
                <w:rFonts w:ascii="Aptos Narrow" w:eastAsia="Times New Roman" w:hAnsi="Aptos Narrow" w:cs="Times New Roman"/>
                <w:color w:val="000000"/>
                <w:kern w:val="0"/>
                <w:lang w:val="en-US" w:eastAsia="es-MX"/>
                <w14:ligatures w14:val="none"/>
              </w:rPr>
              <w:t>limit 13 to human</w:t>
            </w:r>
          </w:p>
          <w:p w14:paraId="04B15D5C" w14:textId="3E0C2C91" w:rsidR="00A36B31" w:rsidRPr="005F46DF" w:rsidRDefault="00A36B31" w:rsidP="00A36B31">
            <w:pPr>
              <w:rPr>
                <w:rFonts w:ascii="Aptos Narrow" w:eastAsia="Times New Roman" w:hAnsi="Aptos Narrow" w:cs="Times New Roman"/>
                <w:color w:val="000000"/>
                <w:kern w:val="0"/>
                <w:lang w:val="en-US" w:eastAsia="es-MX"/>
                <w14:ligatures w14:val="none"/>
              </w:rPr>
            </w:pPr>
            <w:r w:rsidRPr="007B432E">
              <w:rPr>
                <w:rFonts w:ascii="Aptos Narrow" w:eastAsia="Times New Roman" w:hAnsi="Aptos Narrow" w:cs="Times New Roman"/>
                <w:color w:val="000000"/>
                <w:kern w:val="0"/>
                <w:lang w:val="en-US" w:eastAsia="es-MX"/>
                <w14:ligatures w14:val="none"/>
              </w:rPr>
              <w:t>limit 14 to human [Limit not valid in CCTR; records were retained]</w:t>
            </w:r>
          </w:p>
        </w:tc>
        <w:tc>
          <w:tcPr>
            <w:tcW w:w="5367" w:type="dxa"/>
            <w:noWrap/>
            <w:hideMark/>
          </w:tcPr>
          <w:p w14:paraId="235752CA" w14:textId="704B119D" w:rsidR="00A36B31" w:rsidRPr="005F46DF" w:rsidRDefault="00A36B31" w:rsidP="00A36B31">
            <w:pPr>
              <w:rPr>
                <w:rFonts w:ascii="Aptos Narrow" w:eastAsia="Times New Roman" w:hAnsi="Aptos Narrow" w:cs="Times New Roman"/>
                <w:color w:val="000000"/>
                <w:kern w:val="0"/>
                <w:lang w:val="en-US" w:eastAsia="es-MX"/>
                <w14:ligatures w14:val="none"/>
              </w:rPr>
            </w:pPr>
            <w:r w:rsidRPr="00F20523">
              <w:rPr>
                <w:rFonts w:ascii="Aptos Narrow" w:eastAsia="Times New Roman" w:hAnsi="Aptos Narrow" w:cs="Times New Roman"/>
                <w:color w:val="000000"/>
                <w:kern w:val="0"/>
                <w:lang w:val="en-US" w:eastAsia="es-MX"/>
                <w14:ligatures w14:val="none"/>
              </w:rPr>
              <w:t>(</w:t>
            </w:r>
            <w:r w:rsidRPr="00B4366A">
              <w:rPr>
                <w:rFonts w:ascii="Aptos Narrow" w:eastAsia="Times New Roman" w:hAnsi="Aptos Narrow" w:cs="Times New Roman"/>
                <w:color w:val="000000"/>
                <w:kern w:val="0"/>
                <w:lang w:val="en-US" w:eastAsia="es-MX"/>
                <w14:ligatures w14:val="none"/>
              </w:rPr>
              <w:t>(</w:t>
            </w:r>
            <w:r w:rsidRPr="00851AE3">
              <w:rPr>
                <w:rFonts w:ascii="Aptos Narrow" w:eastAsia="Times New Roman" w:hAnsi="Aptos Narrow" w:cs="Times New Roman"/>
                <w:color w:val="000000"/>
                <w:kern w:val="0"/>
                <w:lang w:val="en-US" w:eastAsia="es-MX"/>
                <w14:ligatures w14:val="none"/>
              </w:rPr>
              <w:t>(psilocyb*.ab. or "psilocyb*".ti.)  and (</w:t>
            </w:r>
            <w:r w:rsidRPr="005B5BD6">
              <w:rPr>
                <w:rFonts w:ascii="Aptos Narrow" w:eastAsia="Times New Roman" w:hAnsi="Aptos Narrow" w:cs="Times New Roman"/>
                <w:color w:val="000000"/>
                <w:kern w:val="0"/>
                <w:lang w:val="en-US" w:eastAsia="es-MX"/>
                <w14:ligatures w14:val="none"/>
              </w:rPr>
              <w:t>(depressi*.ab. or "depressi*".ti.) or (anxiety*.ab. or "anxiety*".ti.)</w:t>
            </w:r>
            <w:r w:rsidRPr="00851AE3">
              <w:rPr>
                <w:rFonts w:ascii="Aptos Narrow" w:eastAsia="Times New Roman" w:hAnsi="Aptos Narrow" w:cs="Times New Roman"/>
                <w:color w:val="000000"/>
                <w:kern w:val="0"/>
                <w:lang w:val="en-US" w:eastAsia="es-MX"/>
                <w14:ligatures w14:val="none"/>
              </w:rPr>
              <w:t>)</w:t>
            </w:r>
            <w:r w:rsidRPr="00B4366A">
              <w:rPr>
                <w:rFonts w:ascii="Aptos Narrow" w:eastAsia="Times New Roman" w:hAnsi="Aptos Narrow" w:cs="Times New Roman"/>
                <w:color w:val="000000"/>
                <w:kern w:val="0"/>
                <w:lang w:val="en-US" w:eastAsia="es-MX"/>
                <w14:ligatures w14:val="none"/>
              </w:rPr>
              <w:t>) or (</w:t>
            </w:r>
            <w:r w:rsidRPr="00CD25F8">
              <w:rPr>
                <w:rFonts w:ascii="Aptos Narrow" w:eastAsia="Times New Roman" w:hAnsi="Aptos Narrow" w:cs="Times New Roman"/>
                <w:color w:val="000000"/>
                <w:kern w:val="0"/>
                <w:lang w:val="en-US" w:eastAsia="es-MX"/>
                <w14:ligatures w14:val="none"/>
              </w:rPr>
              <w:t>(("psilocybin" or "psilocybe") and ("depression" or "anxiety")).mh.</w:t>
            </w:r>
            <w:r w:rsidRPr="00B4366A">
              <w:rPr>
                <w:rFonts w:ascii="Aptos Narrow" w:eastAsia="Times New Roman" w:hAnsi="Aptos Narrow" w:cs="Times New Roman"/>
                <w:color w:val="000000"/>
                <w:kern w:val="0"/>
                <w:lang w:val="en-US" w:eastAsia="es-MX"/>
                <w14:ligatures w14:val="none"/>
              </w:rPr>
              <w:t>)</w:t>
            </w:r>
            <w:r w:rsidRPr="00F20523">
              <w:rPr>
                <w:rFonts w:ascii="Aptos Narrow" w:eastAsia="Times New Roman" w:hAnsi="Aptos Narrow" w:cs="Times New Roman"/>
                <w:color w:val="000000"/>
                <w:kern w:val="0"/>
                <w:lang w:val="en-US" w:eastAsia="es-MX"/>
                <w14:ligatures w14:val="none"/>
              </w:rPr>
              <w:t>) not (</w:t>
            </w:r>
            <w:r w:rsidRPr="000F480C">
              <w:rPr>
                <w:rFonts w:ascii="Aptos Narrow" w:eastAsia="Times New Roman" w:hAnsi="Aptos Narrow" w:cs="Times New Roman"/>
                <w:color w:val="000000"/>
                <w:kern w:val="0"/>
                <w:lang w:val="en-US" w:eastAsia="es-MX"/>
                <w14:ligatures w14:val="none"/>
              </w:rPr>
              <w:t>(</w:t>
            </w:r>
            <w:r w:rsidRPr="00CD25F8">
              <w:rPr>
                <w:rFonts w:ascii="Aptos Narrow" w:eastAsia="Times New Roman" w:hAnsi="Aptos Narrow" w:cs="Times New Roman"/>
                <w:color w:val="000000"/>
                <w:kern w:val="0"/>
                <w:lang w:val="en-US" w:eastAsia="es-MX"/>
                <w14:ligatures w14:val="none"/>
              </w:rPr>
              <w:t>("lsd therapy" or "ayahuasca" or "iboga" or "mdma" or "dmt" or "mescaline" or "peyote" or "dmt therapy" or "lysergic" or "lsd").tw.</w:t>
            </w:r>
            <w:r w:rsidRPr="000F480C">
              <w:rPr>
                <w:rFonts w:ascii="Aptos Narrow" w:eastAsia="Times New Roman" w:hAnsi="Aptos Narrow" w:cs="Times New Roman"/>
                <w:color w:val="000000"/>
                <w:kern w:val="0"/>
                <w:lang w:val="en-US" w:eastAsia="es-MX"/>
                <w14:ligatures w14:val="none"/>
              </w:rPr>
              <w:t>) or (</w:t>
            </w:r>
            <w:r w:rsidRPr="00CD25F8">
              <w:rPr>
                <w:rFonts w:ascii="Aptos Narrow" w:eastAsia="Times New Roman" w:hAnsi="Aptos Narrow" w:cs="Times New Roman"/>
                <w:color w:val="000000"/>
                <w:kern w:val="0"/>
                <w:lang w:val="en-US" w:eastAsia="es-MX"/>
                <w14:ligatures w14:val="none"/>
              </w:rPr>
              <w:t>("lsd therapy" or "ayahuasca" or "iboga" or "mdma" or "dmt" or "mescaline" or "peyote" or "dmt therapy" or "lysergic" or "lsd").kw.</w:t>
            </w:r>
            <w:r w:rsidRPr="000F480C">
              <w:rPr>
                <w:rFonts w:ascii="Aptos Narrow" w:eastAsia="Times New Roman" w:hAnsi="Aptos Narrow" w:cs="Times New Roman"/>
                <w:color w:val="000000"/>
                <w:kern w:val="0"/>
                <w:lang w:val="en-US" w:eastAsia="es-MX"/>
                <w14:ligatures w14:val="none"/>
              </w:rPr>
              <w:t>)</w:t>
            </w:r>
            <w:r w:rsidRPr="00F20523">
              <w:rPr>
                <w:rFonts w:ascii="Aptos Narrow" w:eastAsia="Times New Roman" w:hAnsi="Aptos Narrow" w:cs="Times New Roman"/>
                <w:color w:val="000000"/>
                <w:kern w:val="0"/>
                <w:lang w:val="en-US" w:eastAsia="es-MX"/>
                <w14:ligatures w14:val="none"/>
              </w:rPr>
              <w:t>)</w:t>
            </w:r>
          </w:p>
        </w:tc>
        <w:tc>
          <w:tcPr>
            <w:tcW w:w="870" w:type="dxa"/>
            <w:noWrap/>
            <w:hideMark/>
          </w:tcPr>
          <w:p w14:paraId="680FC3FB" w14:textId="73B127A6" w:rsidR="00A36B31" w:rsidRPr="007B432E" w:rsidRDefault="00A36B31" w:rsidP="00A36B31">
            <w:pPr>
              <w:jc w:val="right"/>
              <w:rPr>
                <w:rFonts w:ascii="Aptos Narrow" w:eastAsia="Times New Roman" w:hAnsi="Aptos Narrow" w:cs="Times New Roman"/>
                <w:color w:val="000000"/>
                <w:kern w:val="0"/>
                <w:lang w:val="en-US" w:eastAsia="es-MX"/>
                <w14:ligatures w14:val="none"/>
              </w:rPr>
            </w:pPr>
            <w:r>
              <w:rPr>
                <w:rFonts w:ascii="Aptos Narrow" w:eastAsia="Times New Roman" w:hAnsi="Aptos Narrow" w:cs="Times New Roman"/>
                <w:color w:val="000000"/>
                <w:kern w:val="0"/>
                <w:lang w:val="es-MX" w:eastAsia="es-MX"/>
                <w14:ligatures w14:val="none"/>
              </w:rPr>
              <w:t>159</w:t>
            </w:r>
          </w:p>
        </w:tc>
      </w:tr>
    </w:tbl>
    <w:p w14:paraId="5DB24615" w14:textId="77777777" w:rsidR="00801964" w:rsidRDefault="00801964" w:rsidP="008A4BB3">
      <w:pPr>
        <w:rPr>
          <w:rFonts w:ascii="Arial" w:hAnsi="Arial" w:cs="Arial"/>
          <w:b/>
          <w:bCs/>
          <w:sz w:val="20"/>
          <w:szCs w:val="20"/>
          <w:lang w:val="en-US"/>
        </w:rPr>
      </w:pPr>
    </w:p>
    <w:p w14:paraId="788EA918" w14:textId="77777777" w:rsidR="00FD427D" w:rsidRDefault="00FD427D" w:rsidP="008A4BB3">
      <w:pPr>
        <w:rPr>
          <w:rFonts w:ascii="Arial" w:hAnsi="Arial" w:cs="Arial"/>
          <w:b/>
          <w:bCs/>
          <w:sz w:val="20"/>
          <w:szCs w:val="20"/>
          <w:lang w:val="en-US"/>
        </w:rPr>
      </w:pPr>
    </w:p>
    <w:p w14:paraId="78B76235" w14:textId="77777777" w:rsidR="00FD427D" w:rsidRDefault="00FD427D" w:rsidP="008A4BB3">
      <w:pPr>
        <w:rPr>
          <w:rFonts w:ascii="Arial" w:hAnsi="Arial" w:cs="Arial"/>
          <w:b/>
          <w:bCs/>
          <w:sz w:val="20"/>
          <w:szCs w:val="20"/>
          <w:lang w:val="en-US"/>
        </w:rPr>
      </w:pPr>
    </w:p>
    <w:p w14:paraId="54C21140" w14:textId="77777777" w:rsidR="00FD427D" w:rsidRDefault="00FD427D" w:rsidP="008A4BB3">
      <w:pPr>
        <w:rPr>
          <w:rFonts w:ascii="Arial" w:hAnsi="Arial" w:cs="Arial"/>
          <w:b/>
          <w:bCs/>
          <w:sz w:val="20"/>
          <w:szCs w:val="20"/>
          <w:lang w:val="en-US"/>
        </w:rPr>
      </w:pPr>
    </w:p>
    <w:p w14:paraId="4A343B28" w14:textId="77777777" w:rsidR="00FD427D" w:rsidRDefault="00FD427D" w:rsidP="008A4BB3">
      <w:pPr>
        <w:rPr>
          <w:rFonts w:ascii="Arial" w:hAnsi="Arial" w:cs="Arial"/>
          <w:b/>
          <w:bCs/>
          <w:sz w:val="20"/>
          <w:szCs w:val="20"/>
          <w:lang w:val="en-US"/>
        </w:rPr>
      </w:pPr>
    </w:p>
    <w:p w14:paraId="127B515F" w14:textId="77777777" w:rsidR="00FD427D" w:rsidRDefault="00FD427D" w:rsidP="008A4BB3">
      <w:pPr>
        <w:rPr>
          <w:rFonts w:ascii="Arial" w:hAnsi="Arial" w:cs="Arial"/>
          <w:b/>
          <w:bCs/>
          <w:sz w:val="20"/>
          <w:szCs w:val="20"/>
          <w:lang w:val="en-US"/>
        </w:rPr>
      </w:pPr>
    </w:p>
    <w:p w14:paraId="70854289" w14:textId="77777777" w:rsidR="00FD427D" w:rsidRDefault="00FD427D" w:rsidP="008A4BB3">
      <w:pPr>
        <w:rPr>
          <w:rFonts w:ascii="Arial" w:hAnsi="Arial" w:cs="Arial"/>
          <w:b/>
          <w:bCs/>
          <w:sz w:val="20"/>
          <w:szCs w:val="20"/>
          <w:lang w:val="en-US"/>
        </w:rPr>
      </w:pPr>
    </w:p>
    <w:p w14:paraId="679CEC73" w14:textId="77777777" w:rsidR="00FD427D" w:rsidRDefault="00FD427D" w:rsidP="008A4BB3">
      <w:pPr>
        <w:rPr>
          <w:rFonts w:ascii="Arial" w:hAnsi="Arial" w:cs="Arial"/>
          <w:b/>
          <w:bCs/>
          <w:sz w:val="20"/>
          <w:szCs w:val="20"/>
          <w:lang w:val="en-US"/>
        </w:rPr>
      </w:pPr>
    </w:p>
    <w:p w14:paraId="34EF0894" w14:textId="77777777" w:rsidR="00FD427D" w:rsidRDefault="00FD427D" w:rsidP="008A4BB3">
      <w:pPr>
        <w:rPr>
          <w:rFonts w:ascii="Arial" w:hAnsi="Arial" w:cs="Arial"/>
          <w:b/>
          <w:bCs/>
          <w:sz w:val="20"/>
          <w:szCs w:val="20"/>
          <w:lang w:val="en-US"/>
        </w:rPr>
      </w:pPr>
    </w:p>
    <w:p w14:paraId="2AFE392A" w14:textId="77777777" w:rsidR="00FD427D" w:rsidRDefault="00FD427D" w:rsidP="008A4BB3">
      <w:pPr>
        <w:rPr>
          <w:rFonts w:ascii="Arial" w:hAnsi="Arial" w:cs="Arial"/>
          <w:b/>
          <w:bCs/>
          <w:sz w:val="20"/>
          <w:szCs w:val="20"/>
          <w:lang w:val="en-US"/>
        </w:rPr>
      </w:pPr>
    </w:p>
    <w:p w14:paraId="3C561AC1" w14:textId="77777777" w:rsidR="00FD427D" w:rsidRDefault="00FD427D" w:rsidP="008A4BB3">
      <w:pPr>
        <w:rPr>
          <w:rFonts w:ascii="Arial" w:hAnsi="Arial" w:cs="Arial"/>
          <w:b/>
          <w:bCs/>
          <w:sz w:val="20"/>
          <w:szCs w:val="20"/>
          <w:lang w:val="en-US"/>
        </w:rPr>
      </w:pPr>
    </w:p>
    <w:p w14:paraId="008E3E2A" w14:textId="77777777" w:rsidR="00FD427D" w:rsidRDefault="00FD427D" w:rsidP="008A4BB3">
      <w:pPr>
        <w:rPr>
          <w:rFonts w:ascii="Arial" w:hAnsi="Arial" w:cs="Arial"/>
          <w:b/>
          <w:bCs/>
          <w:sz w:val="20"/>
          <w:szCs w:val="20"/>
          <w:lang w:val="en-US"/>
        </w:rPr>
      </w:pPr>
    </w:p>
    <w:p w14:paraId="570A368D" w14:textId="09F02B1A" w:rsidR="00B52C61" w:rsidRPr="00801964" w:rsidRDefault="00B52C61" w:rsidP="008A4BB3">
      <w:pPr>
        <w:rPr>
          <w:rFonts w:ascii="Arial" w:hAnsi="Arial" w:cs="Arial"/>
          <w:b/>
          <w:bCs/>
          <w:sz w:val="20"/>
          <w:szCs w:val="20"/>
          <w:lang w:val="en-US"/>
        </w:rPr>
      </w:pPr>
      <w:r w:rsidRPr="00801964">
        <w:rPr>
          <w:rFonts w:ascii="Arial" w:hAnsi="Arial" w:cs="Arial"/>
          <w:b/>
          <w:bCs/>
          <w:sz w:val="20"/>
          <w:szCs w:val="20"/>
          <w:lang w:val="en-US"/>
        </w:rPr>
        <w:t>THE WEB OF SIENCE Sat Jul 11 2026 08:09:22-08:37:58 GMT-0600 (hora estándar central)</w:t>
      </w:r>
    </w:p>
    <w:p w14:paraId="7FDDF664" w14:textId="6EF277E4"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lastRenderedPageBreak/>
        <w:t>WOS: 1900 to 2026</w:t>
      </w:r>
    </w:p>
    <w:p w14:paraId="0142609B" w14:textId="57618A30"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BIOABS: 1993 to 2026</w:t>
      </w:r>
    </w:p>
    <w:p w14:paraId="6A80BA9A" w14:textId="2CB428EE"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CCC: 1998 to 2026</w:t>
      </w:r>
    </w:p>
    <w:p w14:paraId="67838ACC" w14:textId="3730291F"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DIIDW: 1966 to 2019</w:t>
      </w:r>
    </w:p>
    <w:p w14:paraId="3C70AC25" w14:textId="79AFA767"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GRANTS: 1953 to 2026</w:t>
      </w:r>
    </w:p>
    <w:p w14:paraId="4988E0D5" w14:textId="53293161"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KJD: 1980 to 2026</w:t>
      </w:r>
    </w:p>
    <w:p w14:paraId="2326199B" w14:textId="3A82E8D7"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PPRN: 1991 to 2026</w:t>
      </w:r>
    </w:p>
    <w:p w14:paraId="07B11B11" w14:textId="7D708163"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PQDT: 1637 to 2026</w:t>
      </w:r>
    </w:p>
    <w:p w14:paraId="306800CB" w14:textId="1E82F8BB"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RC: 2015 to 2026</w:t>
      </w:r>
    </w:p>
    <w:p w14:paraId="20F32644" w14:textId="6A46AC96" w:rsidR="00997AEA" w:rsidRPr="00997AEA" w:rsidRDefault="00997AEA" w:rsidP="00997AEA">
      <w:pPr>
        <w:pStyle w:val="Prrafodelista"/>
        <w:numPr>
          <w:ilvl w:val="0"/>
          <w:numId w:val="18"/>
        </w:numPr>
        <w:rPr>
          <w:rFonts w:ascii="Arial" w:hAnsi="Arial" w:cs="Arial"/>
          <w:sz w:val="20"/>
          <w:szCs w:val="20"/>
          <w:lang w:val="en-US"/>
        </w:rPr>
      </w:pPr>
      <w:r w:rsidRPr="00997AEA">
        <w:rPr>
          <w:rFonts w:ascii="Arial" w:hAnsi="Arial" w:cs="Arial"/>
          <w:sz w:val="20"/>
          <w:szCs w:val="20"/>
          <w:lang w:val="en-US"/>
        </w:rPr>
        <w:t>SCIELO: 2002 to 2026</w:t>
      </w:r>
    </w:p>
    <w:p w14:paraId="276CDF60" w14:textId="6CA504D9" w:rsidR="009E6DCE" w:rsidRPr="00801964" w:rsidRDefault="00997AEA" w:rsidP="00801964">
      <w:pPr>
        <w:pStyle w:val="Prrafodelista"/>
        <w:numPr>
          <w:ilvl w:val="0"/>
          <w:numId w:val="18"/>
        </w:numPr>
        <w:rPr>
          <w:rFonts w:ascii="Arial" w:hAnsi="Arial" w:cs="Arial"/>
          <w:sz w:val="20"/>
          <w:szCs w:val="20"/>
          <w:lang w:val="en-US"/>
        </w:rPr>
      </w:pPr>
      <w:r w:rsidRPr="00997AEA">
        <w:rPr>
          <w:rFonts w:ascii="Arial" w:hAnsi="Arial" w:cs="Arial"/>
          <w:sz w:val="20"/>
          <w:szCs w:val="20"/>
          <w:lang w:val="en-US"/>
        </w:rPr>
        <w:t>ZOOREC: 1976 to 2026</w:t>
      </w:r>
    </w:p>
    <w:tbl>
      <w:tblPr>
        <w:tblStyle w:val="Tablaconcuadrcula"/>
        <w:tblW w:w="9352" w:type="dxa"/>
        <w:tblLook w:val="04A0" w:firstRow="1" w:lastRow="0" w:firstColumn="1" w:lastColumn="0" w:noHBand="0" w:noVBand="1"/>
      </w:tblPr>
      <w:tblGrid>
        <w:gridCol w:w="3114"/>
        <w:gridCol w:w="5367"/>
        <w:gridCol w:w="871"/>
      </w:tblGrid>
      <w:tr w:rsidR="009E6DCE" w:rsidRPr="005F46DF" w14:paraId="5A4A0D5A" w14:textId="77777777" w:rsidTr="006F782A">
        <w:trPr>
          <w:trHeight w:val="300"/>
        </w:trPr>
        <w:tc>
          <w:tcPr>
            <w:tcW w:w="3114" w:type="dxa"/>
            <w:noWrap/>
            <w:hideMark/>
          </w:tcPr>
          <w:p w14:paraId="3E4E8789" w14:textId="77777777" w:rsidR="009E6DCE" w:rsidRPr="005F46DF" w:rsidRDefault="009E6DCE">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Filters</w:t>
            </w:r>
          </w:p>
        </w:tc>
        <w:tc>
          <w:tcPr>
            <w:tcW w:w="5367" w:type="dxa"/>
            <w:noWrap/>
            <w:hideMark/>
          </w:tcPr>
          <w:p w14:paraId="65B26304" w14:textId="77777777" w:rsidR="009E6DCE" w:rsidRPr="005F46DF" w:rsidRDefault="009E6DCE">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Search Details</w:t>
            </w:r>
          </w:p>
        </w:tc>
        <w:tc>
          <w:tcPr>
            <w:tcW w:w="871" w:type="dxa"/>
            <w:noWrap/>
            <w:hideMark/>
          </w:tcPr>
          <w:p w14:paraId="078D7EE7" w14:textId="77777777" w:rsidR="009E6DCE" w:rsidRPr="005F46DF" w:rsidRDefault="009E6DCE">
            <w:pPr>
              <w:rPr>
                <w:rFonts w:ascii="Aptos Narrow" w:eastAsia="Times New Roman" w:hAnsi="Aptos Narrow" w:cs="Times New Roman"/>
                <w:color w:val="000000"/>
                <w:kern w:val="0"/>
                <w:lang w:val="es-MX" w:eastAsia="es-MX"/>
                <w14:ligatures w14:val="none"/>
              </w:rPr>
            </w:pPr>
            <w:r w:rsidRPr="005F46DF">
              <w:rPr>
                <w:rFonts w:ascii="Aptos Narrow" w:eastAsia="Times New Roman" w:hAnsi="Aptos Narrow" w:cs="Times New Roman"/>
                <w:color w:val="000000"/>
                <w:kern w:val="0"/>
                <w:lang w:val="es-MX" w:eastAsia="es-MX"/>
                <w14:ligatures w14:val="none"/>
              </w:rPr>
              <w:t>Results</w:t>
            </w:r>
          </w:p>
        </w:tc>
      </w:tr>
      <w:tr w:rsidR="006F782A" w:rsidRPr="007B432E" w14:paraId="3487C000" w14:textId="77777777" w:rsidTr="006F782A">
        <w:trPr>
          <w:trHeight w:val="300"/>
        </w:trPr>
        <w:tc>
          <w:tcPr>
            <w:tcW w:w="3114" w:type="dxa"/>
            <w:noWrap/>
            <w:hideMark/>
          </w:tcPr>
          <w:p w14:paraId="0556B379" w14:textId="77777777" w:rsidR="006F782A" w:rsidRDefault="006F782A" w:rsidP="006F782A">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Publication Years</w:t>
            </w:r>
          </w:p>
          <w:p w14:paraId="475994D1" w14:textId="433FCA58" w:rsidR="006F782A" w:rsidRDefault="006F782A" w:rsidP="006F782A">
            <w:pPr>
              <w:rPr>
                <w:rFonts w:ascii="Calibri" w:eastAsia="Times New Roman" w:hAnsi="Calibri" w:cs="Calibri"/>
                <w:color w:val="000000"/>
                <w:kern w:val="0"/>
                <w:sz w:val="24"/>
                <w:szCs w:val="24"/>
                <w:lang w:val="en-US" w:eastAsia="es-MX"/>
                <w14:ligatures w14:val="none"/>
              </w:rPr>
            </w:pPr>
            <w:r w:rsidRPr="00431A82">
              <w:rPr>
                <w:rFonts w:ascii="Calibri" w:eastAsia="Times New Roman" w:hAnsi="Calibri" w:cs="Calibri"/>
                <w:color w:val="000000"/>
                <w:kern w:val="0"/>
                <w:sz w:val="24"/>
                <w:szCs w:val="24"/>
                <w:highlight w:val="yellow"/>
                <w:lang w:val="en-US" w:eastAsia="es-MX"/>
                <w14:ligatures w14:val="none"/>
              </w:rPr>
              <w:t>Open Access</w:t>
            </w:r>
          </w:p>
          <w:p w14:paraId="1E87C2E5" w14:textId="01427A59" w:rsidR="006F782A" w:rsidRDefault="006F782A" w:rsidP="006F782A">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MeSH Headings</w:t>
            </w:r>
          </w:p>
          <w:p w14:paraId="682B2634" w14:textId="68604430" w:rsidR="006F782A" w:rsidRDefault="006F782A" w:rsidP="006F782A">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Major Concepts</w:t>
            </w:r>
          </w:p>
          <w:p w14:paraId="452A4FB6" w14:textId="46D8988B" w:rsidR="006F782A" w:rsidRPr="005F46DF" w:rsidRDefault="006F782A" w:rsidP="006F782A">
            <w:pPr>
              <w:rPr>
                <w:rFonts w:ascii="Aptos Narrow" w:eastAsia="Times New Roman" w:hAnsi="Aptos Narrow" w:cs="Times New Roman"/>
                <w:color w:val="000000"/>
                <w:kern w:val="0"/>
                <w:lang w:val="en-US" w:eastAsia="es-MX"/>
                <w14:ligatures w14:val="none"/>
              </w:rPr>
            </w:pPr>
            <w:r w:rsidRPr="00EF17D7">
              <w:rPr>
                <w:rFonts w:ascii="Calibri" w:eastAsia="Times New Roman" w:hAnsi="Calibri" w:cs="Calibri"/>
                <w:color w:val="000000"/>
                <w:kern w:val="0"/>
                <w:sz w:val="24"/>
                <w:szCs w:val="24"/>
                <w:lang w:val="en-US" w:eastAsia="es-MX"/>
                <w14:ligatures w14:val="none"/>
              </w:rPr>
              <w:t>Exclude – Document Types</w:t>
            </w:r>
          </w:p>
        </w:tc>
        <w:tc>
          <w:tcPr>
            <w:tcW w:w="5367" w:type="dxa"/>
            <w:noWrap/>
            <w:hideMark/>
          </w:tcPr>
          <w:p w14:paraId="0340C40D" w14:textId="52842D87" w:rsidR="006F782A" w:rsidRPr="005F46DF" w:rsidRDefault="006F782A" w:rsidP="006F782A">
            <w:pPr>
              <w:rPr>
                <w:rFonts w:ascii="Aptos Narrow" w:eastAsia="Times New Roman" w:hAnsi="Aptos Narrow" w:cs="Times New Roman"/>
                <w:color w:val="000000"/>
                <w:kern w:val="0"/>
                <w:lang w:val="en-US" w:eastAsia="es-MX"/>
                <w14:ligatures w14:val="none"/>
              </w:rPr>
            </w:pPr>
            <w:r>
              <w:rPr>
                <w:rFonts w:ascii="Arial" w:hAnsi="Arial" w:cs="Arial"/>
                <w:sz w:val="20"/>
                <w:szCs w:val="20"/>
                <w:lang w:val="en-US"/>
              </w:rPr>
              <w:t>(</w:t>
            </w:r>
            <w:r w:rsidRPr="005F33DC">
              <w:rPr>
                <w:rFonts w:ascii="Arial" w:hAnsi="Arial" w:cs="Arial"/>
                <w:sz w:val="20"/>
                <w:szCs w:val="20"/>
                <w:lang w:val="en-US"/>
              </w:rPr>
              <w:t>(((TS=(psilocybin therapy )) OR TS=(psilocybin assisted therapy)) OR (TI=(psilocybin) OR TI=(psilocybe) OR TI=("psilocibin") OR AB=(psilocybin) OR AB=(psilocybe) OR AB=("psilocibin"))) AND (((TS=("depression and anxiety")) OR TS=(dysthymia)) OR (TI=("depression") OR TI=("depressive") OR TI=("anxiety") OR AB=("depression") OR AB=("depressive") OR AB=("anxiety"))</w:t>
            </w:r>
            <w:r>
              <w:rPr>
                <w:rFonts w:ascii="Arial" w:hAnsi="Arial" w:cs="Arial"/>
                <w:sz w:val="20"/>
                <w:szCs w:val="20"/>
                <w:lang w:val="en-US"/>
              </w:rPr>
              <w:t xml:space="preserve"> NOT (</w:t>
            </w:r>
            <w:r w:rsidRPr="00EF17D7">
              <w:rPr>
                <w:rFonts w:ascii="Calibri" w:eastAsia="Times New Roman" w:hAnsi="Calibri" w:cs="Calibri"/>
                <w:color w:val="000000"/>
                <w:kern w:val="0"/>
                <w:sz w:val="24"/>
                <w:szCs w:val="24"/>
                <w:lang w:val="en-US" w:eastAsia="es-MX"/>
                <w14:ligatures w14:val="none"/>
              </w:rPr>
              <w:t xml:space="preserve">((TI=("systematic review")) OR TI=(meta-analysis)) OR TI=("metaanalysis") </w:t>
            </w:r>
            <w:r>
              <w:rPr>
                <w:rFonts w:ascii="Arial" w:hAnsi="Arial" w:cs="Arial"/>
                <w:sz w:val="20"/>
                <w:szCs w:val="20"/>
                <w:lang w:val="en-US"/>
              </w:rPr>
              <w:t>)</w:t>
            </w:r>
            <w:r w:rsidRPr="005F33DC">
              <w:rPr>
                <w:rFonts w:ascii="Arial" w:hAnsi="Arial" w:cs="Arial"/>
                <w:sz w:val="20"/>
                <w:szCs w:val="20"/>
                <w:lang w:val="en-US"/>
              </w:rPr>
              <w:t>)</w:t>
            </w:r>
          </w:p>
        </w:tc>
        <w:tc>
          <w:tcPr>
            <w:tcW w:w="871" w:type="dxa"/>
            <w:noWrap/>
            <w:hideMark/>
          </w:tcPr>
          <w:p w14:paraId="66ADCC69" w14:textId="027CECE2" w:rsidR="006F782A" w:rsidRPr="007B432E" w:rsidRDefault="006F782A" w:rsidP="006F782A">
            <w:pPr>
              <w:jc w:val="right"/>
              <w:rPr>
                <w:rFonts w:ascii="Aptos Narrow" w:eastAsia="Times New Roman" w:hAnsi="Aptos Narrow" w:cs="Times New Roman"/>
                <w:color w:val="000000"/>
                <w:kern w:val="0"/>
                <w:lang w:val="en-US" w:eastAsia="es-MX"/>
                <w14:ligatures w14:val="none"/>
              </w:rPr>
            </w:pPr>
            <w:r w:rsidRPr="00EF17D7">
              <w:rPr>
                <w:rFonts w:ascii="Calibri" w:eastAsia="Times New Roman" w:hAnsi="Calibri" w:cs="Calibri"/>
                <w:color w:val="000000"/>
                <w:kern w:val="0"/>
                <w:sz w:val="24"/>
                <w:szCs w:val="24"/>
                <w:lang w:val="en-US" w:eastAsia="es-MX"/>
                <w14:ligatures w14:val="none"/>
              </w:rPr>
              <w:t>139</w:t>
            </w:r>
          </w:p>
        </w:tc>
      </w:tr>
    </w:tbl>
    <w:p w14:paraId="1251BEE5" w14:textId="77777777" w:rsidR="00720040" w:rsidRDefault="00720040" w:rsidP="00720040">
      <w:pPr>
        <w:ind w:left="360"/>
        <w:rPr>
          <w:rFonts w:ascii="Arial" w:hAnsi="Arial" w:cs="Arial"/>
          <w:sz w:val="20"/>
          <w:szCs w:val="20"/>
          <w:lang w:val="en-US"/>
        </w:rPr>
      </w:pPr>
    </w:p>
    <w:p w14:paraId="738E8AF6" w14:textId="4E1FA9B4" w:rsidR="009E6257" w:rsidRDefault="009E6257" w:rsidP="009E6257">
      <w:pPr>
        <w:rPr>
          <w:rFonts w:ascii="Arial" w:hAnsi="Arial" w:cs="Arial"/>
          <w:sz w:val="20"/>
          <w:szCs w:val="20"/>
          <w:lang w:val="en-US"/>
        </w:rPr>
      </w:pPr>
    </w:p>
    <w:p w14:paraId="33E78A15" w14:textId="77777777" w:rsidR="009E6257" w:rsidRDefault="009E6257" w:rsidP="009E6257">
      <w:pPr>
        <w:rPr>
          <w:rFonts w:ascii="Arial" w:hAnsi="Arial" w:cs="Arial"/>
          <w:sz w:val="20"/>
          <w:szCs w:val="20"/>
          <w:lang w:val="en-US"/>
        </w:rPr>
      </w:pPr>
    </w:p>
    <w:p w14:paraId="77B7E74A" w14:textId="77777777" w:rsidR="009E6257" w:rsidRDefault="009E6257" w:rsidP="009E6257">
      <w:pPr>
        <w:rPr>
          <w:rFonts w:ascii="Arial" w:hAnsi="Arial" w:cs="Arial"/>
          <w:sz w:val="20"/>
          <w:szCs w:val="20"/>
          <w:lang w:val="en-US"/>
        </w:rPr>
      </w:pPr>
    </w:p>
    <w:p w14:paraId="0E534328" w14:textId="77777777" w:rsidR="009E6257" w:rsidRDefault="009E6257" w:rsidP="009E6257">
      <w:pPr>
        <w:rPr>
          <w:moveFrom w:id="0" w:author="Estefania Aranda Rosas" w:date="2026-08-25T22:20:00Z" w16du:dateUtc="2026-08-26T04:20:00Z"/>
          <w:rFonts w:ascii="Arial" w:hAnsi="Arial" w:cs="Arial"/>
          <w:b/>
          <w:bCs/>
          <w:sz w:val="20"/>
          <w:szCs w:val="20"/>
        </w:rPr>
      </w:pPr>
      <w:moveFromRangeStart w:id="1" w:author="Estefania Aranda Rosas" w:date="2026-08-25T22:20:00Z" w:name="move238588838"/>
      <w:moveFrom w:id="2" w:author="Estefania Aranda Rosas" w:date="2026-08-25T22:20:00Z" w16du:dateUtc="2026-08-26T04:20:00Z">
        <w:r>
          <w:rPr>
            <w:rFonts w:ascii="Arial" w:hAnsi="Arial" w:cs="Arial"/>
            <w:b/>
            <w:bCs/>
            <w:sz w:val="20"/>
            <w:szCs w:val="20"/>
          </w:rPr>
          <w:t>Se busco en las siguientes bases de datos electrónicas</w:t>
        </w:r>
      </w:moveFrom>
    </w:p>
    <w:p w14:paraId="2B4413F3" w14:textId="77777777" w:rsidR="009E6257" w:rsidRDefault="009E6257" w:rsidP="009E6257">
      <w:pPr>
        <w:rPr>
          <w:moveFrom w:id="3" w:author="Estefania Aranda Rosas" w:date="2026-08-25T22:20:00Z" w16du:dateUtc="2026-08-26T04:20:00Z"/>
          <w:rFonts w:ascii="Arial" w:hAnsi="Arial" w:cs="Arial"/>
          <w:b/>
          <w:bCs/>
          <w:sz w:val="20"/>
          <w:szCs w:val="20"/>
        </w:rPr>
      </w:pPr>
    </w:p>
    <w:p w14:paraId="6DBE1084" w14:textId="77777777" w:rsidR="009E6257" w:rsidRPr="005F16D3" w:rsidRDefault="009E6257" w:rsidP="009E6257">
      <w:pPr>
        <w:rPr>
          <w:moveFrom w:id="4" w:author="Estefania Aranda Rosas" w:date="2026-08-25T22:20:00Z" w16du:dateUtc="2026-08-26T04:20:00Z"/>
          <w:rFonts w:ascii="Arial" w:hAnsi="Arial" w:cs="Arial"/>
          <w:sz w:val="20"/>
          <w:szCs w:val="20"/>
          <w:lang w:val="en-US"/>
        </w:rPr>
      </w:pPr>
      <w:moveFrom w:id="5" w:author="Estefania Aranda Rosas" w:date="2026-08-25T22:20:00Z" w16du:dateUtc="2026-08-26T04:20:00Z">
        <w:r w:rsidRPr="005F16D3">
          <w:rPr>
            <w:rFonts w:ascii="Arial" w:hAnsi="Arial" w:cs="Arial"/>
            <w:b/>
            <w:bCs/>
            <w:sz w:val="20"/>
            <w:szCs w:val="20"/>
            <w:lang w:val="en-US"/>
          </w:rPr>
          <w:t xml:space="preserve">MEDLINE (PUBMED), </w:t>
        </w:r>
        <w:r w:rsidRPr="005F16D3">
          <w:rPr>
            <w:rFonts w:ascii="Arial" w:hAnsi="Arial" w:cs="Arial"/>
            <w:sz w:val="20"/>
            <w:szCs w:val="20"/>
            <w:lang w:val="en-US"/>
          </w:rPr>
          <w:t>todas las revistas de Ovid (Referencias + Abstracts + Revistas Suscritas), EBM Reviews - Cochrane Central Register of Controlled Trials (OVID), APA PsycArticles Full Text Database (OVID), APA PsycInfo (OVID),</w:t>
        </w:r>
        <w:r>
          <w:rPr>
            <w:rFonts w:ascii="Arial" w:hAnsi="Arial" w:cs="Arial"/>
            <w:sz w:val="20"/>
            <w:szCs w:val="20"/>
            <w:lang w:val="en-US"/>
          </w:rPr>
          <w:t xml:space="preserve"> The Web of Science </w:t>
        </w:r>
      </w:moveFrom>
    </w:p>
    <w:p w14:paraId="2F8C7D7B" w14:textId="77777777" w:rsidR="009E6257" w:rsidRPr="00997AEA" w:rsidRDefault="009E6257" w:rsidP="009E6257">
      <w:pPr>
        <w:pStyle w:val="Prrafodelista"/>
        <w:numPr>
          <w:ilvl w:val="0"/>
          <w:numId w:val="18"/>
        </w:numPr>
        <w:rPr>
          <w:moveFrom w:id="6" w:author="Estefania Aranda Rosas" w:date="2026-08-25T22:20:00Z" w16du:dateUtc="2026-08-26T04:20:00Z"/>
          <w:rFonts w:ascii="Arial" w:hAnsi="Arial" w:cs="Arial"/>
          <w:sz w:val="20"/>
          <w:szCs w:val="20"/>
          <w:lang w:val="en-US"/>
        </w:rPr>
      </w:pPr>
      <w:moveFrom w:id="7" w:author="Estefania Aranda Rosas" w:date="2026-08-25T22:20:00Z" w16du:dateUtc="2026-08-26T04:20:00Z">
        <w:r w:rsidRPr="00997AEA">
          <w:rPr>
            <w:rFonts w:ascii="Arial" w:hAnsi="Arial" w:cs="Arial"/>
            <w:sz w:val="20"/>
            <w:szCs w:val="20"/>
            <w:lang w:val="en-US"/>
          </w:rPr>
          <w:t>WOS: 1900 to 2026</w:t>
        </w:r>
      </w:moveFrom>
    </w:p>
    <w:p w14:paraId="3BB6B652" w14:textId="77777777" w:rsidR="009E6257" w:rsidRPr="00997AEA" w:rsidRDefault="009E6257" w:rsidP="009E6257">
      <w:pPr>
        <w:pStyle w:val="Prrafodelista"/>
        <w:numPr>
          <w:ilvl w:val="0"/>
          <w:numId w:val="18"/>
        </w:numPr>
        <w:rPr>
          <w:moveFrom w:id="8" w:author="Estefania Aranda Rosas" w:date="2026-08-25T22:20:00Z" w16du:dateUtc="2026-08-26T04:20:00Z"/>
          <w:rFonts w:ascii="Arial" w:hAnsi="Arial" w:cs="Arial"/>
          <w:sz w:val="20"/>
          <w:szCs w:val="20"/>
          <w:lang w:val="en-US"/>
        </w:rPr>
      </w:pPr>
      <w:moveFrom w:id="9" w:author="Estefania Aranda Rosas" w:date="2026-08-25T22:20:00Z" w16du:dateUtc="2026-08-26T04:20:00Z">
        <w:r w:rsidRPr="00997AEA">
          <w:rPr>
            <w:rFonts w:ascii="Arial" w:hAnsi="Arial" w:cs="Arial"/>
            <w:sz w:val="20"/>
            <w:szCs w:val="20"/>
            <w:lang w:val="en-US"/>
          </w:rPr>
          <w:t>BIOABS: 1993 to 2026</w:t>
        </w:r>
      </w:moveFrom>
    </w:p>
    <w:p w14:paraId="6B7D2B13" w14:textId="77777777" w:rsidR="009E6257" w:rsidRPr="00997AEA" w:rsidRDefault="009E6257" w:rsidP="009E6257">
      <w:pPr>
        <w:pStyle w:val="Prrafodelista"/>
        <w:numPr>
          <w:ilvl w:val="0"/>
          <w:numId w:val="18"/>
        </w:numPr>
        <w:rPr>
          <w:moveFrom w:id="10" w:author="Estefania Aranda Rosas" w:date="2026-08-25T22:20:00Z" w16du:dateUtc="2026-08-26T04:20:00Z"/>
          <w:rFonts w:ascii="Arial" w:hAnsi="Arial" w:cs="Arial"/>
          <w:sz w:val="20"/>
          <w:szCs w:val="20"/>
          <w:lang w:val="en-US"/>
        </w:rPr>
      </w:pPr>
      <w:moveFrom w:id="11" w:author="Estefania Aranda Rosas" w:date="2026-08-25T22:20:00Z" w16du:dateUtc="2026-08-26T04:20:00Z">
        <w:r w:rsidRPr="00997AEA">
          <w:rPr>
            <w:rFonts w:ascii="Arial" w:hAnsi="Arial" w:cs="Arial"/>
            <w:sz w:val="20"/>
            <w:szCs w:val="20"/>
            <w:lang w:val="en-US"/>
          </w:rPr>
          <w:t>CCC: 1998 to 2026</w:t>
        </w:r>
      </w:moveFrom>
    </w:p>
    <w:p w14:paraId="3BEA5616" w14:textId="77777777" w:rsidR="009E6257" w:rsidRPr="00997AEA" w:rsidRDefault="009E6257" w:rsidP="009E6257">
      <w:pPr>
        <w:pStyle w:val="Prrafodelista"/>
        <w:numPr>
          <w:ilvl w:val="0"/>
          <w:numId w:val="18"/>
        </w:numPr>
        <w:rPr>
          <w:moveFrom w:id="12" w:author="Estefania Aranda Rosas" w:date="2026-08-25T22:20:00Z" w16du:dateUtc="2026-08-26T04:20:00Z"/>
          <w:rFonts w:ascii="Arial" w:hAnsi="Arial" w:cs="Arial"/>
          <w:sz w:val="20"/>
          <w:szCs w:val="20"/>
          <w:lang w:val="en-US"/>
        </w:rPr>
      </w:pPr>
      <w:moveFrom w:id="13" w:author="Estefania Aranda Rosas" w:date="2026-08-25T22:20:00Z" w16du:dateUtc="2026-08-26T04:20:00Z">
        <w:r w:rsidRPr="00997AEA">
          <w:rPr>
            <w:rFonts w:ascii="Arial" w:hAnsi="Arial" w:cs="Arial"/>
            <w:sz w:val="20"/>
            <w:szCs w:val="20"/>
            <w:lang w:val="en-US"/>
          </w:rPr>
          <w:t>DIIDW: 1966 to 2019</w:t>
        </w:r>
      </w:moveFrom>
    </w:p>
    <w:p w14:paraId="27F57045" w14:textId="77777777" w:rsidR="009E6257" w:rsidRPr="00997AEA" w:rsidRDefault="009E6257" w:rsidP="009E6257">
      <w:pPr>
        <w:pStyle w:val="Prrafodelista"/>
        <w:numPr>
          <w:ilvl w:val="0"/>
          <w:numId w:val="18"/>
        </w:numPr>
        <w:rPr>
          <w:moveFrom w:id="14" w:author="Estefania Aranda Rosas" w:date="2026-08-25T22:20:00Z" w16du:dateUtc="2026-08-26T04:20:00Z"/>
          <w:rFonts w:ascii="Arial" w:hAnsi="Arial" w:cs="Arial"/>
          <w:sz w:val="20"/>
          <w:szCs w:val="20"/>
          <w:lang w:val="en-US"/>
        </w:rPr>
      </w:pPr>
      <w:moveFrom w:id="15" w:author="Estefania Aranda Rosas" w:date="2026-08-25T22:20:00Z" w16du:dateUtc="2026-08-26T04:20:00Z">
        <w:r w:rsidRPr="00997AEA">
          <w:rPr>
            <w:rFonts w:ascii="Arial" w:hAnsi="Arial" w:cs="Arial"/>
            <w:sz w:val="20"/>
            <w:szCs w:val="20"/>
            <w:lang w:val="en-US"/>
          </w:rPr>
          <w:t>GRANTS: 1953 to 2026</w:t>
        </w:r>
      </w:moveFrom>
    </w:p>
    <w:p w14:paraId="0DE0DE96" w14:textId="77777777" w:rsidR="009E6257" w:rsidRPr="00997AEA" w:rsidRDefault="009E6257" w:rsidP="009E6257">
      <w:pPr>
        <w:pStyle w:val="Prrafodelista"/>
        <w:numPr>
          <w:ilvl w:val="0"/>
          <w:numId w:val="18"/>
        </w:numPr>
        <w:rPr>
          <w:moveFrom w:id="16" w:author="Estefania Aranda Rosas" w:date="2026-08-25T22:20:00Z" w16du:dateUtc="2026-08-26T04:20:00Z"/>
          <w:rFonts w:ascii="Arial" w:hAnsi="Arial" w:cs="Arial"/>
          <w:sz w:val="20"/>
          <w:szCs w:val="20"/>
          <w:lang w:val="en-US"/>
        </w:rPr>
      </w:pPr>
      <w:moveFrom w:id="17" w:author="Estefania Aranda Rosas" w:date="2026-08-25T22:20:00Z" w16du:dateUtc="2026-08-26T04:20:00Z">
        <w:r w:rsidRPr="00997AEA">
          <w:rPr>
            <w:rFonts w:ascii="Arial" w:hAnsi="Arial" w:cs="Arial"/>
            <w:sz w:val="20"/>
            <w:szCs w:val="20"/>
            <w:lang w:val="en-US"/>
          </w:rPr>
          <w:t>KJD: 1980 to 2026</w:t>
        </w:r>
      </w:moveFrom>
    </w:p>
    <w:p w14:paraId="06C7D9F7" w14:textId="77777777" w:rsidR="009E6257" w:rsidRPr="00997AEA" w:rsidRDefault="009E6257" w:rsidP="009E6257">
      <w:pPr>
        <w:pStyle w:val="Prrafodelista"/>
        <w:numPr>
          <w:ilvl w:val="0"/>
          <w:numId w:val="18"/>
        </w:numPr>
        <w:rPr>
          <w:moveFrom w:id="18" w:author="Estefania Aranda Rosas" w:date="2026-08-25T22:20:00Z" w16du:dateUtc="2026-08-26T04:20:00Z"/>
          <w:rFonts w:ascii="Arial" w:hAnsi="Arial" w:cs="Arial"/>
          <w:sz w:val="20"/>
          <w:szCs w:val="20"/>
          <w:lang w:val="en-US"/>
        </w:rPr>
      </w:pPr>
      <w:moveFrom w:id="19" w:author="Estefania Aranda Rosas" w:date="2026-08-25T22:20:00Z" w16du:dateUtc="2026-08-26T04:20:00Z">
        <w:r w:rsidRPr="00997AEA">
          <w:rPr>
            <w:rFonts w:ascii="Arial" w:hAnsi="Arial" w:cs="Arial"/>
            <w:sz w:val="20"/>
            <w:szCs w:val="20"/>
            <w:lang w:val="en-US"/>
          </w:rPr>
          <w:t>PPRN: 1991 to 2026</w:t>
        </w:r>
      </w:moveFrom>
    </w:p>
    <w:p w14:paraId="3C01986C" w14:textId="77777777" w:rsidR="009E6257" w:rsidRPr="00997AEA" w:rsidRDefault="009E6257" w:rsidP="009E6257">
      <w:pPr>
        <w:pStyle w:val="Prrafodelista"/>
        <w:numPr>
          <w:ilvl w:val="0"/>
          <w:numId w:val="18"/>
        </w:numPr>
        <w:rPr>
          <w:moveFrom w:id="20" w:author="Estefania Aranda Rosas" w:date="2026-08-25T22:20:00Z" w16du:dateUtc="2026-08-26T04:20:00Z"/>
          <w:rFonts w:ascii="Arial" w:hAnsi="Arial" w:cs="Arial"/>
          <w:sz w:val="20"/>
          <w:szCs w:val="20"/>
          <w:lang w:val="en-US"/>
        </w:rPr>
      </w:pPr>
      <w:moveFrom w:id="21" w:author="Estefania Aranda Rosas" w:date="2026-08-25T22:20:00Z" w16du:dateUtc="2026-08-26T04:20:00Z">
        <w:r w:rsidRPr="00997AEA">
          <w:rPr>
            <w:rFonts w:ascii="Arial" w:hAnsi="Arial" w:cs="Arial"/>
            <w:sz w:val="20"/>
            <w:szCs w:val="20"/>
            <w:lang w:val="en-US"/>
          </w:rPr>
          <w:t>PQDT: 1637 to 2026</w:t>
        </w:r>
      </w:moveFrom>
    </w:p>
    <w:p w14:paraId="244129D9" w14:textId="77777777" w:rsidR="009E6257" w:rsidRPr="00997AEA" w:rsidRDefault="009E6257" w:rsidP="009E6257">
      <w:pPr>
        <w:pStyle w:val="Prrafodelista"/>
        <w:numPr>
          <w:ilvl w:val="0"/>
          <w:numId w:val="18"/>
        </w:numPr>
        <w:rPr>
          <w:moveFrom w:id="22" w:author="Estefania Aranda Rosas" w:date="2026-08-25T22:20:00Z" w16du:dateUtc="2026-08-26T04:20:00Z"/>
          <w:rFonts w:ascii="Arial" w:hAnsi="Arial" w:cs="Arial"/>
          <w:sz w:val="20"/>
          <w:szCs w:val="20"/>
          <w:lang w:val="en-US"/>
        </w:rPr>
      </w:pPr>
      <w:moveFrom w:id="23" w:author="Estefania Aranda Rosas" w:date="2026-08-25T22:20:00Z" w16du:dateUtc="2026-08-26T04:20:00Z">
        <w:r w:rsidRPr="00997AEA">
          <w:rPr>
            <w:rFonts w:ascii="Arial" w:hAnsi="Arial" w:cs="Arial"/>
            <w:sz w:val="20"/>
            <w:szCs w:val="20"/>
            <w:lang w:val="en-US"/>
          </w:rPr>
          <w:t>RC: 2015 to 2026</w:t>
        </w:r>
      </w:moveFrom>
    </w:p>
    <w:p w14:paraId="72EF2FAA" w14:textId="77777777" w:rsidR="009E6257" w:rsidRPr="00997AEA" w:rsidRDefault="009E6257" w:rsidP="009E6257">
      <w:pPr>
        <w:pStyle w:val="Prrafodelista"/>
        <w:numPr>
          <w:ilvl w:val="0"/>
          <w:numId w:val="18"/>
        </w:numPr>
        <w:rPr>
          <w:moveFrom w:id="24" w:author="Estefania Aranda Rosas" w:date="2026-08-25T22:20:00Z" w16du:dateUtc="2026-08-26T04:20:00Z"/>
          <w:rFonts w:ascii="Arial" w:hAnsi="Arial" w:cs="Arial"/>
          <w:sz w:val="20"/>
          <w:szCs w:val="20"/>
          <w:lang w:val="en-US"/>
        </w:rPr>
      </w:pPr>
      <w:moveFrom w:id="25" w:author="Estefania Aranda Rosas" w:date="2026-08-25T22:20:00Z" w16du:dateUtc="2026-08-26T04:20:00Z">
        <w:r w:rsidRPr="00997AEA">
          <w:rPr>
            <w:rFonts w:ascii="Arial" w:hAnsi="Arial" w:cs="Arial"/>
            <w:sz w:val="20"/>
            <w:szCs w:val="20"/>
            <w:lang w:val="en-US"/>
          </w:rPr>
          <w:t>SCIELO: 2002 to 2026</w:t>
        </w:r>
      </w:moveFrom>
    </w:p>
    <w:p w14:paraId="5D0471AF" w14:textId="77777777" w:rsidR="009E6257" w:rsidRPr="00997AEA" w:rsidRDefault="009E6257" w:rsidP="009E6257">
      <w:pPr>
        <w:pStyle w:val="Prrafodelista"/>
        <w:numPr>
          <w:ilvl w:val="0"/>
          <w:numId w:val="18"/>
        </w:numPr>
        <w:rPr>
          <w:moveFrom w:id="26" w:author="Estefania Aranda Rosas" w:date="2026-08-25T22:20:00Z" w16du:dateUtc="2026-08-26T04:20:00Z"/>
          <w:rFonts w:ascii="Arial" w:hAnsi="Arial" w:cs="Arial"/>
          <w:sz w:val="20"/>
          <w:szCs w:val="20"/>
          <w:lang w:val="en-US"/>
        </w:rPr>
      </w:pPr>
      <w:moveFrom w:id="27" w:author="Estefania Aranda Rosas" w:date="2026-08-25T22:20:00Z" w16du:dateUtc="2026-08-26T04:20:00Z">
        <w:r w:rsidRPr="00997AEA">
          <w:rPr>
            <w:rFonts w:ascii="Arial" w:hAnsi="Arial" w:cs="Arial"/>
            <w:sz w:val="20"/>
            <w:szCs w:val="20"/>
            <w:lang w:val="en-US"/>
          </w:rPr>
          <w:t>ZOOREC: 1976 to 2026</w:t>
        </w:r>
      </w:moveFrom>
    </w:p>
    <w:p w14:paraId="0E8A3A31" w14:textId="77777777" w:rsidR="009E6257" w:rsidRPr="00254825" w:rsidRDefault="009E6257" w:rsidP="009E6257">
      <w:pPr>
        <w:rPr>
          <w:moveFrom w:id="28" w:author="Estefania Aranda Rosas" w:date="2026-08-25T22:20:00Z" w16du:dateUtc="2026-08-26T04:20:00Z"/>
          <w:rFonts w:ascii="Arial" w:hAnsi="Arial" w:cs="Arial"/>
          <w:sz w:val="20"/>
          <w:szCs w:val="20"/>
          <w:lang w:val="en-US"/>
        </w:rPr>
      </w:pPr>
    </w:p>
    <w:p w14:paraId="67E727B0" w14:textId="77777777" w:rsidR="009E6257" w:rsidRPr="00254825" w:rsidRDefault="009E6257" w:rsidP="009E6257">
      <w:pPr>
        <w:rPr>
          <w:moveFrom w:id="29" w:author="Estefania Aranda Rosas" w:date="2026-08-25T22:20:00Z" w16du:dateUtc="2026-08-26T04:20:00Z"/>
          <w:rFonts w:ascii="Arial" w:hAnsi="Arial" w:cs="Arial"/>
          <w:sz w:val="20"/>
          <w:szCs w:val="20"/>
          <w:lang w:val="en-US"/>
        </w:rPr>
      </w:pPr>
    </w:p>
    <w:p w14:paraId="29EA8C7D" w14:textId="77777777" w:rsidR="009E6257" w:rsidRPr="00816FB5" w:rsidRDefault="009E6257" w:rsidP="009E6257">
      <w:pPr>
        <w:rPr>
          <w:moveFrom w:id="30" w:author="Estefania Aranda Rosas" w:date="2026-08-25T22:20:00Z" w16du:dateUtc="2026-08-26T04:20:00Z"/>
          <w:rFonts w:ascii="Arial" w:hAnsi="Arial" w:cs="Arial"/>
          <w:sz w:val="20"/>
          <w:szCs w:val="20"/>
          <w:lang w:val="en-US"/>
        </w:rPr>
      </w:pPr>
    </w:p>
    <w:p w14:paraId="261C736D" w14:textId="77777777" w:rsidR="009E6257" w:rsidRPr="00503ECD" w:rsidRDefault="009E6257" w:rsidP="009E6257">
      <w:pPr>
        <w:pStyle w:val="Bibliografa"/>
        <w:rPr>
          <w:moveFrom w:id="31" w:author="Estefania Aranda Rosas" w:date="2026-08-25T22:20:00Z" w16du:dateUtc="2026-08-26T04:20:00Z"/>
          <w:rFonts w:ascii="Calibri" w:hAnsi="Calibri" w:cs="Calibri"/>
          <w:kern w:val="0"/>
          <w:lang w:val="es-MX"/>
        </w:rPr>
      </w:pPr>
      <w:moveFrom w:id="32" w:author="Estefania Aranda Rosas" w:date="2026-08-25T22:20:00Z" w16du:dateUtc="2026-08-26T04:20:00Z">
        <w:r>
          <w:rPr>
            <w:lang w:val="en-US"/>
          </w:rPr>
          <w:lastRenderedPageBreak/>
          <w:fldChar w:fldCharType="begin"/>
        </w:r>
        <w:r w:rsidRPr="00503ECD">
          <w:rPr>
            <w:lang w:val="es-MX"/>
          </w:rPr>
          <w:instrText xml:space="preserve"> ADDIN ZOTERO_BIBL {"uncited":[],"omitted":[],"custom":[]} CSL_BIBLIOGRAPHY </w:instrText>
        </w:r>
        <w:r>
          <w:rPr>
            <w:lang w:val="en-US"/>
          </w:rPr>
          <w:fldChar w:fldCharType="separate"/>
        </w:r>
        <w:r w:rsidRPr="00503ECD">
          <w:rPr>
            <w:rFonts w:ascii="Calibri" w:hAnsi="Calibri" w:cs="Calibri"/>
            <w:kern w:val="0"/>
            <w:lang w:val="es-MX"/>
          </w:rPr>
          <w:t xml:space="preserve">[1] </w:t>
        </w:r>
        <w:r w:rsidRPr="00503ECD">
          <w:rPr>
            <w:rFonts w:ascii="Calibri" w:hAnsi="Calibri" w:cs="Calibri"/>
            <w:kern w:val="0"/>
            <w:lang w:val="es-MX"/>
          </w:rPr>
          <w:tab/>
          <w:t>Guitián CG. Buscar en MEDLINE con PubMed.</w:t>
        </w:r>
      </w:moveFrom>
    </w:p>
    <w:p w14:paraId="2C84D22C" w14:textId="77777777" w:rsidR="009E6257" w:rsidRPr="00503ECD" w:rsidRDefault="009E6257" w:rsidP="009E6257">
      <w:pPr>
        <w:rPr>
          <w:moveFrom w:id="33" w:author="Estefania Aranda Rosas" w:date="2026-08-25T22:20:00Z" w16du:dateUtc="2026-08-26T04:20:00Z"/>
          <w:lang w:val="es-MX"/>
        </w:rPr>
      </w:pPr>
      <w:moveFrom w:id="34" w:author="Estefania Aranda Rosas" w:date="2026-08-25T22:20:00Z" w16du:dateUtc="2026-08-26T04:20:00Z">
        <w:r>
          <w:rPr>
            <w:lang w:val="en-US"/>
          </w:rPr>
          <w:fldChar w:fldCharType="end"/>
        </w:r>
      </w:moveFrom>
    </w:p>
    <w:p w14:paraId="7E7FB6F3" w14:textId="77777777" w:rsidR="009E6257" w:rsidRPr="00503ECD" w:rsidRDefault="009E6257" w:rsidP="009E6257">
      <w:pPr>
        <w:rPr>
          <w:moveFrom w:id="35" w:author="Estefania Aranda Rosas" w:date="2026-08-25T22:20:00Z" w16du:dateUtc="2026-08-26T04:20:00Z"/>
          <w:lang w:val="es-MX"/>
        </w:rPr>
      </w:pPr>
    </w:p>
    <w:p w14:paraId="049A87BC" w14:textId="77777777" w:rsidR="009E6257" w:rsidRPr="00503ECD" w:rsidRDefault="009E6257" w:rsidP="009E6257">
      <w:pPr>
        <w:rPr>
          <w:moveFrom w:id="36" w:author="Estefania Aranda Rosas" w:date="2026-08-25T22:20:00Z" w16du:dateUtc="2026-08-26T04:20:00Z"/>
          <w:lang w:val="es-MX"/>
        </w:rPr>
      </w:pPr>
    </w:p>
    <w:p w14:paraId="3755E9B9" w14:textId="77777777" w:rsidR="009E6257" w:rsidRPr="00503ECD" w:rsidRDefault="009E6257" w:rsidP="009E6257">
      <w:pPr>
        <w:rPr>
          <w:moveFrom w:id="37" w:author="Estefania Aranda Rosas" w:date="2026-08-25T22:20:00Z" w16du:dateUtc="2026-08-26T04:20:00Z"/>
          <w:lang w:val="es-MX"/>
        </w:rPr>
      </w:pPr>
      <w:moveFrom w:id="38" w:author="Estefania Aranda Rosas" w:date="2026-08-25T22:20:00Z" w16du:dateUtc="2026-08-26T04:20:00Z">
        <w:r w:rsidRPr="00503ECD">
          <w:rPr>
            <w:lang w:val="es-MX"/>
          </w:rPr>
          <w:t xml:space="preserve">traducción de la pregunta de investigación </w:t>
        </w:r>
      </w:moveFrom>
    </w:p>
    <w:p w14:paraId="75F44169" w14:textId="77777777" w:rsidR="009E6257" w:rsidRPr="00503ECD" w:rsidRDefault="009E6257" w:rsidP="009E6257">
      <w:pPr>
        <w:rPr>
          <w:moveFrom w:id="39" w:author="Estefania Aranda Rosas" w:date="2026-08-25T22:20:00Z" w16du:dateUtc="2026-08-26T04:20:00Z"/>
          <w:lang w:val="es-MX"/>
        </w:rPr>
      </w:pPr>
      <w:moveFrom w:id="40" w:author="Estefania Aranda Rosas" w:date="2026-08-25T22:20:00Z" w16du:dateUtc="2026-08-26T04:20:00Z">
        <w:r w:rsidRPr="00503ECD">
          <w:rPr>
            <w:lang w:val="es-MX"/>
          </w:rPr>
          <w:t xml:space="preserve">Operadores booleanos y de proximidad </w:t>
        </w:r>
      </w:moveFrom>
    </w:p>
    <w:p w14:paraId="367E45DE" w14:textId="77777777" w:rsidR="009E6257" w:rsidRPr="00503ECD" w:rsidRDefault="009E6257" w:rsidP="009E6257">
      <w:pPr>
        <w:rPr>
          <w:moveFrom w:id="41" w:author="Estefania Aranda Rosas" w:date="2026-08-25T22:20:00Z" w16du:dateUtc="2026-08-26T04:20:00Z"/>
          <w:lang w:val="es-MX"/>
        </w:rPr>
      </w:pPr>
      <w:moveFrom w:id="42" w:author="Estefania Aranda Rosas" w:date="2026-08-25T22:20:00Z" w16du:dateUtc="2026-08-26T04:20:00Z">
        <w:r w:rsidRPr="00503ECD">
          <w:rPr>
            <w:lang w:val="es-MX"/>
          </w:rPr>
          <w:t xml:space="preserve">términos de indexación </w:t>
        </w:r>
      </w:moveFrom>
    </w:p>
    <w:p w14:paraId="254B1EB5" w14:textId="77777777" w:rsidR="009E6257" w:rsidRPr="00503ECD" w:rsidRDefault="009E6257" w:rsidP="009E6257">
      <w:pPr>
        <w:rPr>
          <w:moveFrom w:id="43" w:author="Estefania Aranda Rosas" w:date="2026-08-25T22:20:00Z" w16du:dateUtc="2026-08-26T04:20:00Z"/>
          <w:lang w:val="es-MX"/>
        </w:rPr>
      </w:pPr>
      <w:moveFrom w:id="44" w:author="Estefania Aranda Rosas" w:date="2026-08-25T22:20:00Z" w16du:dateUtc="2026-08-26T04:20:00Z">
        <w:r w:rsidRPr="00503ECD">
          <w:rPr>
            <w:lang w:val="es-MX"/>
          </w:rPr>
          <w:t xml:space="preserve">búsqueda por palabras en el texto </w:t>
        </w:r>
      </w:moveFrom>
    </w:p>
    <w:p w14:paraId="4DE5BD0D" w14:textId="77777777" w:rsidR="009E6257" w:rsidRPr="00503ECD" w:rsidRDefault="009E6257" w:rsidP="009E6257">
      <w:pPr>
        <w:rPr>
          <w:moveFrom w:id="45" w:author="Estefania Aranda Rosas" w:date="2026-08-25T22:20:00Z" w16du:dateUtc="2026-08-26T04:20:00Z"/>
          <w:lang w:val="es-MX"/>
        </w:rPr>
      </w:pPr>
      <w:moveFrom w:id="46" w:author="Estefania Aranda Rosas" w:date="2026-08-25T22:20:00Z" w16du:dateUtc="2026-08-26T04:20:00Z">
        <w:r w:rsidRPr="00503ECD">
          <w:rPr>
            <w:lang w:val="es-MX"/>
          </w:rPr>
          <w:t xml:space="preserve">ortografía, sintaxis y números de línea </w:t>
        </w:r>
      </w:moveFrom>
    </w:p>
    <w:p w14:paraId="01927784" w14:textId="77777777" w:rsidR="009E6257" w:rsidRPr="00503ECD" w:rsidRDefault="009E6257" w:rsidP="009E6257">
      <w:pPr>
        <w:rPr>
          <w:moveFrom w:id="47" w:author="Estefania Aranda Rosas" w:date="2026-08-25T22:20:00Z" w16du:dateUtc="2026-08-26T04:20:00Z"/>
          <w:lang w:val="es-MX"/>
        </w:rPr>
      </w:pPr>
      <w:moveFrom w:id="48" w:author="Estefania Aranda Rosas" w:date="2026-08-25T22:20:00Z" w16du:dateUtc="2026-08-26T04:20:00Z">
        <w:r w:rsidRPr="00503ECD">
          <w:rPr>
            <w:lang w:val="es-MX"/>
          </w:rPr>
          <w:t xml:space="preserve">limitaciones y filtros </w:t>
        </w:r>
      </w:moveFrom>
    </w:p>
    <w:p w14:paraId="6AFFA39F" w14:textId="77777777" w:rsidR="009E6257" w:rsidRPr="00503ECD" w:rsidRDefault="009E6257" w:rsidP="009E6257">
      <w:pPr>
        <w:rPr>
          <w:moveFrom w:id="49" w:author="Estefania Aranda Rosas" w:date="2026-08-25T22:20:00Z" w16du:dateUtc="2026-08-26T04:20:00Z"/>
          <w:lang w:val="es-MX"/>
        </w:rPr>
      </w:pPr>
      <w:moveFrom w:id="50" w:author="Estefania Aranda Rosas" w:date="2026-08-25T22:20:00Z" w16du:dateUtc="2026-08-26T04:20:00Z">
        <w:r w:rsidRPr="00503ECD">
          <w:rPr>
            <w:lang w:val="es-MX"/>
          </w:rPr>
          <w:t>adaptaciones de la estrategia de búsqueda.</w:t>
        </w:r>
      </w:moveFrom>
    </w:p>
    <w:p w14:paraId="6C34EC18" w14:textId="77777777" w:rsidR="009E6257" w:rsidRPr="00503ECD" w:rsidRDefault="009E6257" w:rsidP="009E6257">
      <w:pPr>
        <w:rPr>
          <w:moveFrom w:id="51" w:author="Estefania Aranda Rosas" w:date="2026-08-25T22:20:00Z" w16du:dateUtc="2026-08-26T04:20:00Z"/>
          <w:lang w:val="es-MX"/>
        </w:rPr>
      </w:pPr>
    </w:p>
    <w:p w14:paraId="4552384C" w14:textId="77777777" w:rsidR="009E6257" w:rsidRPr="00503ECD" w:rsidRDefault="009E6257" w:rsidP="009E6257">
      <w:pPr>
        <w:rPr>
          <w:moveFrom w:id="52" w:author="Estefania Aranda Rosas" w:date="2026-08-25T22:20:00Z" w16du:dateUtc="2026-08-26T04:20:00Z"/>
          <w:lang w:val="es-MX"/>
        </w:rPr>
      </w:pPr>
    </w:p>
    <w:p w14:paraId="7E46A4E1" w14:textId="77777777" w:rsidR="009E6257" w:rsidRPr="00503ECD" w:rsidRDefault="009E6257" w:rsidP="009E6257">
      <w:pPr>
        <w:rPr>
          <w:moveFrom w:id="53" w:author="Estefania Aranda Rosas" w:date="2026-08-25T22:20:00Z" w16du:dateUtc="2026-08-26T04:20:00Z"/>
          <w:lang w:val="es-MX"/>
        </w:rPr>
      </w:pPr>
    </w:p>
    <w:p w14:paraId="773053CE" w14:textId="77777777" w:rsidR="009E6257" w:rsidRDefault="009E6257" w:rsidP="009E6257">
      <w:pPr>
        <w:rPr>
          <w:moveFrom w:id="54" w:author="Estefania Aranda Rosas" w:date="2026-08-25T22:20:00Z" w16du:dateUtc="2026-08-26T04:20:00Z"/>
          <w:rFonts w:ascii="Calibri" w:eastAsia="Times New Roman" w:hAnsi="Calibri" w:cs="Calibri"/>
          <w:color w:val="000000"/>
          <w:kern w:val="0"/>
          <w:sz w:val="24"/>
          <w:szCs w:val="24"/>
          <w:lang w:val="en-US" w:eastAsia="es-MX"/>
          <w14:ligatures w14:val="none"/>
        </w:rPr>
      </w:pPr>
      <w:moveFrom w:id="55" w:author="Estefania Aranda Rosas" w:date="2026-08-25T22:20:00Z" w16du:dateUtc="2026-08-26T04:20:00Z">
        <w:r w:rsidRPr="00386032">
          <w:rPr>
            <w:rFonts w:ascii="Calibri" w:eastAsia="Times New Roman" w:hAnsi="Calibri" w:cs="Calibri"/>
            <w:color w:val="000000"/>
            <w:kern w:val="0"/>
            <w:sz w:val="24"/>
            <w:szCs w:val="24"/>
            <w:lang w:val="en-US" w:eastAsia="es-MX"/>
            <w14:ligatures w14:val="none"/>
          </w:rPr>
          <w:t xml:space="preserve">and 2022 or 2023 or 2024 or 2025 or 2026 (Publication Years) </w:t>
        </w:r>
      </w:moveFrom>
    </w:p>
    <w:p w14:paraId="140C00A5" w14:textId="77777777" w:rsidR="009E6257" w:rsidRDefault="009E6257" w:rsidP="009E6257">
      <w:pPr>
        <w:rPr>
          <w:moveFrom w:id="56" w:author="Estefania Aranda Rosas" w:date="2026-08-25T22:20:00Z" w16du:dateUtc="2026-08-26T04:20:00Z"/>
          <w:rFonts w:ascii="Calibri" w:eastAsia="Times New Roman" w:hAnsi="Calibri" w:cs="Calibri"/>
          <w:color w:val="000000"/>
          <w:kern w:val="0"/>
          <w:sz w:val="24"/>
          <w:szCs w:val="24"/>
          <w:lang w:val="en-US" w:eastAsia="es-MX"/>
          <w14:ligatures w14:val="none"/>
        </w:rPr>
      </w:pPr>
      <w:moveFrom w:id="57" w:author="Estefania Aranda Rosas" w:date="2026-08-25T22:20:00Z" w16du:dateUtc="2026-08-26T04:20:00Z">
        <w:r w:rsidRPr="00386032">
          <w:rPr>
            <w:rFonts w:ascii="Calibri" w:eastAsia="Times New Roman" w:hAnsi="Calibri" w:cs="Calibri"/>
            <w:color w:val="000000"/>
            <w:kern w:val="0"/>
            <w:sz w:val="24"/>
            <w:szCs w:val="24"/>
            <w:lang w:val="en-US" w:eastAsia="es-MX"/>
            <w14:ligatures w14:val="none"/>
          </w:rPr>
          <w:t xml:space="preserve">and All Open Access (Open Access) </w:t>
        </w:r>
      </w:moveFrom>
    </w:p>
    <w:p w14:paraId="2B8188B1" w14:textId="77777777" w:rsidR="009E6257" w:rsidRDefault="009E6257" w:rsidP="009E6257">
      <w:pPr>
        <w:rPr>
          <w:moveFrom w:id="58" w:author="Estefania Aranda Rosas" w:date="2026-08-25T22:20:00Z" w16du:dateUtc="2026-08-26T04:20:00Z"/>
          <w:rFonts w:ascii="Calibri" w:eastAsia="Times New Roman" w:hAnsi="Calibri" w:cs="Calibri"/>
          <w:color w:val="000000"/>
          <w:kern w:val="0"/>
          <w:sz w:val="24"/>
          <w:szCs w:val="24"/>
          <w:lang w:val="en-US" w:eastAsia="es-MX"/>
          <w14:ligatures w14:val="none"/>
        </w:rPr>
      </w:pPr>
      <w:moveFrom w:id="59" w:author="Estefania Aranda Rosas" w:date="2026-08-25T22:20:00Z" w16du:dateUtc="2026-08-26T04:20:00Z">
        <w:r w:rsidRPr="00386032">
          <w:rPr>
            <w:rFonts w:ascii="Calibri" w:eastAsia="Times New Roman" w:hAnsi="Calibri" w:cs="Calibri"/>
            <w:color w:val="000000"/>
            <w:kern w:val="0"/>
            <w:sz w:val="24"/>
            <w:szCs w:val="24"/>
            <w:lang w:val="en-US" w:eastAsia="es-MX"/>
            <w14:ligatures w14:val="none"/>
          </w:rPr>
          <w:t xml:space="preserve">and Humans or Hallucinogens or Psilocybin or Male or Female or Adult or Depression or Antidepressive Agents or Depressive Disorder Major or Middle Aged or Treatment Outcome or Anxiety or Depressive Disorder Treatment Resistant or Psychotherapy or Mental Disorders or Double Blind Method or Young Adult or Receptor Serotonin 5 Ht2a or Randomized Controlled Trials As Topic or Major Depressive Disorder or Stress Disorders Post Traumatic or Brain or Neoplasms or Mice Inbred C57bl or N Methyl 3 4 Methylenedioxyamphetamine or Surveys And Questionnaires or Anxiety Disorders or Behavior Animal or Serotonin or Quality Of Life or Aged or Disease Models Animal or Emotions or Neuronal Plasticity or Dose Response Relationship Drug or Stress Psychological or Escitalopram or Serotonin 5 Ht2 Receptor Agonists or Substance Related Disorders or Magnetic Resonance Imaging or N N Dimethyltryptamine or Australia or Bipolar Disorder or Cognition or Combined Modality Therapy or Psychiatric Status Rating Scales or Adolescent or Anti Anxiety Agents or Chronic Pain or Mental Health or Neurons or Pilot Projects or Affect or Agaricales or Banisteriopsis or Citalopram or Cross Over Studies or Depressive Disorder or Palliative Care or Prospective Studies or Selective Serotonin Reuptake Inhibitors or United States or Clinical Trials As Topic or Hippocampus or Prefrontal Cortex or Psilocybe or Psychiatry or Psychological Distress or Reproducibility Of Results or Brain Derived Neurotrophic Factor or Cross Sectional Studies or Fear or Hypothalamo Hypophyseal System or </w:t>
        </w:r>
        <w:r w:rsidRPr="00386032">
          <w:rPr>
            <w:rFonts w:ascii="Calibri" w:eastAsia="Times New Roman" w:hAnsi="Calibri" w:cs="Calibri"/>
            <w:color w:val="000000"/>
            <w:kern w:val="0"/>
            <w:sz w:val="24"/>
            <w:szCs w:val="24"/>
            <w:lang w:val="en-US" w:eastAsia="es-MX"/>
            <w14:ligatures w14:val="none"/>
          </w:rPr>
          <w:lastRenderedPageBreak/>
          <w:t>Mice Knockout or Outcome Assessment Health Care or Personality or Retrospective Studies or Reward or Tryptamines or Anhedonia or Cognitive Dysfunction or Ibogaine or Mysticism or Neuroimaging or Obsessive Compulsive Disorder or Time Factors or Veterans or Amphetamines or Consciousness or Extinction Psychological or Glutamic Acid or Health Knowledge Attitudes Practice or Inflammation or Longitudinal Studies or Nerve Tissue Proteins or Parkinson Disease or Pituitary Adrenal System or Psychotherapy Group or Aged 80 And Over or Aging or Analgesics or Analgesics Opioid or Attitude Of Health Personnel or Attitude To Death or Canada or Cerebral Cortex or Databases Factual or Diffusion Tensor Imaging or Dissociative Disorders or Drug Evaluation Preclinical or Drug Interactions or Existentialism or Fluorobenzenes or Follow Up Studies or Health Personnel or Internet or Ketanserin or Methoxydimethyltryptamines or Microglia or Mindfulness or Mood Disorders or Mothers or Music or Nerve Net or Neurogenesis or Neuroticism or Nucleus Accumbens or Phenethylamines or Piperidines or Primary Health Care or Prodrugs or Psychology or Psychometrics or Qualitative Research or Receptors N Methyl D Aspartate or Reversal Learning or Rodentia or Serotonin 5 Ht2 Receptor Antagonists or Serotonin Plasma Membrane Transport Proteins or Single Bli</w:t>
        </w:r>
        <w:r w:rsidRPr="00EF17D7">
          <w:rPr>
            <w:rFonts w:ascii="Calibri" w:eastAsia="Times New Roman" w:hAnsi="Calibri" w:cs="Calibri"/>
            <w:color w:val="000000"/>
            <w:kern w:val="0"/>
            <w:sz w:val="24"/>
            <w:szCs w:val="24"/>
            <w:lang w:val="en-US" w:eastAsia="es-MX"/>
            <w14:ligatures w14:val="none"/>
          </w:rPr>
          <w:t xml:space="preserve">nd Method or Substance Withdrawal Syndrome or Switzerland or Transcranial Magnetic Stimulation or Acceptance And Commitment Therapy or Adaptation Psychological or Administration Inhalation or Administration Oral or Alkaloids or Alzheimer Disease or Bias or Biosynthetic Pathways or Burnout Professional or Clinical Trials Phase Ii As Topic or Commerce or Comorbidity or Compassionate Use Trials or Connectome or Corpus Striatum or Cost Benefit Analysis or Covid 19 or Crystallography X Ray or Cytochrome P 450 Cyp2d6 or Cytokines or Dna Methylation or Dopamine or Drug Combinations or Ego or Electroconvulsive Therapy or Electroencephalography or Epigenesis Genetic or Escherichia Coli or Exercise or Feasibility Studies or Fluoxetine or Gastrointestinal Microbiome or Gene Expression Profiling or Grooming or Gyrus Cinguli or Hallucinations or Heart Rate or Cells Cultured (MeSH Headings) </w:t>
        </w:r>
      </w:moveFrom>
    </w:p>
    <w:p w14:paraId="2365C478" w14:textId="77777777" w:rsidR="009E6257" w:rsidRDefault="009E6257" w:rsidP="009E6257">
      <w:pPr>
        <w:rPr>
          <w:moveFrom w:id="60" w:author="Estefania Aranda Rosas" w:date="2026-08-25T22:20:00Z" w16du:dateUtc="2026-08-26T04:20:00Z"/>
          <w:rFonts w:ascii="Calibri" w:eastAsia="Times New Roman" w:hAnsi="Calibri" w:cs="Calibri"/>
          <w:color w:val="000000"/>
          <w:kern w:val="0"/>
          <w:sz w:val="24"/>
          <w:szCs w:val="24"/>
          <w:lang w:val="en-US" w:eastAsia="es-MX"/>
          <w14:ligatures w14:val="none"/>
        </w:rPr>
      </w:pPr>
      <w:moveFrom w:id="61" w:author="Estefania Aranda Rosas" w:date="2026-08-25T22:20:00Z" w16du:dateUtc="2026-08-26T04:20:00Z">
        <w:r w:rsidRPr="00EF17D7">
          <w:rPr>
            <w:rFonts w:ascii="Calibri" w:eastAsia="Times New Roman" w:hAnsi="Calibri" w:cs="Calibri"/>
            <w:color w:val="000000"/>
            <w:kern w:val="0"/>
            <w:sz w:val="24"/>
            <w:szCs w:val="24"/>
            <w:lang w:val="en-US" w:eastAsia="es-MX"/>
            <w14:ligatures w14:val="none"/>
          </w:rPr>
          <w:t xml:space="preserve">and Pharmacology or Human Medicine Medical Sciences or Psychiatry or Behavior or Biochemistry And Molecular Biophysics or Nervous System or Neural Coordination or Methods And Techniques or Toxicology or Neurology or Pharmacognosy or Medical Sciences or Enzymology or Radiology or Allied Medical Sciences or Molecular Genetics or Cardiovascular Medicine or Clinical Chemistry or Computer Applications or Government And Law or Metabolism or Cardiovascular System or Clinical Immunology or Digestive System or Infection or Ingestion And Assimilation or Nutrition or Transport And Circulation or Development or Ecology Environmental Sciences or Economics or Gastroenterology or Physical Medicine And Rehabilitation or Pulmonary Medicine or Sports Medicine or Surgery or Models And Simulations (Major Concepts) </w:t>
        </w:r>
      </w:moveFrom>
    </w:p>
    <w:p w14:paraId="122F0517" w14:textId="77777777" w:rsidR="009E6257" w:rsidRPr="00EF17D7" w:rsidRDefault="009E6257" w:rsidP="009E6257">
      <w:pPr>
        <w:rPr>
          <w:moveFrom w:id="62" w:author="Estefania Aranda Rosas" w:date="2026-08-25T22:20:00Z" w16du:dateUtc="2026-08-26T04:20:00Z"/>
          <w:lang w:val="en-US"/>
        </w:rPr>
      </w:pPr>
      <w:moveFrom w:id="63" w:author="Estefania Aranda Rosas" w:date="2026-08-25T22:20:00Z" w16du:dateUtc="2026-08-26T04:20:00Z">
        <w:r w:rsidRPr="00EF17D7">
          <w:rPr>
            <w:rFonts w:ascii="Calibri" w:eastAsia="Times New Roman" w:hAnsi="Calibri" w:cs="Calibri"/>
            <w:color w:val="000000"/>
            <w:kern w:val="0"/>
            <w:sz w:val="24"/>
            <w:szCs w:val="24"/>
            <w:lang w:val="en-US" w:eastAsia="es-MX"/>
            <w14:ligatures w14:val="none"/>
          </w:rPr>
          <w:t>and Letter or Abstract or Case Report (Exclude – Document Types)</w:t>
        </w:r>
      </w:moveFrom>
    </w:p>
    <w:p w14:paraId="30E30080" w14:textId="77777777" w:rsidR="009E6257" w:rsidRPr="00503ECD" w:rsidRDefault="009E6257" w:rsidP="009E6257">
      <w:pPr>
        <w:rPr>
          <w:moveFrom w:id="64" w:author="Estefania Aranda Rosas" w:date="2026-08-25T22:20:00Z" w16du:dateUtc="2026-08-26T04:20:00Z"/>
          <w:rFonts w:ascii="Arial" w:hAnsi="Arial" w:cs="Arial"/>
          <w:b/>
          <w:bCs/>
          <w:sz w:val="20"/>
          <w:szCs w:val="20"/>
          <w:lang w:val="en-US"/>
        </w:rPr>
      </w:pPr>
    </w:p>
    <w:p w14:paraId="0F96EA5F" w14:textId="77777777" w:rsidR="009E6257" w:rsidRPr="00503ECD" w:rsidRDefault="009E6257" w:rsidP="009E6257">
      <w:pPr>
        <w:rPr>
          <w:moveFrom w:id="65" w:author="Estefania Aranda Rosas" w:date="2026-08-25T22:20:00Z" w16du:dateUtc="2026-08-26T04:20:00Z"/>
          <w:rFonts w:ascii="Arial" w:hAnsi="Arial" w:cs="Arial"/>
          <w:b/>
          <w:bCs/>
          <w:sz w:val="20"/>
          <w:szCs w:val="20"/>
          <w:lang w:val="en-US"/>
        </w:rPr>
      </w:pPr>
    </w:p>
    <w:p w14:paraId="2BA9F702" w14:textId="77777777" w:rsidR="009E6257" w:rsidRPr="00503ECD" w:rsidRDefault="009E6257" w:rsidP="009E6257">
      <w:pPr>
        <w:rPr>
          <w:moveFrom w:id="66" w:author="Estefania Aranda Rosas" w:date="2026-08-25T22:20:00Z" w16du:dateUtc="2026-08-26T04:20:00Z"/>
          <w:rFonts w:ascii="Arial" w:hAnsi="Arial" w:cs="Arial"/>
          <w:b/>
          <w:bCs/>
          <w:sz w:val="20"/>
          <w:szCs w:val="20"/>
          <w:lang w:val="en-US"/>
        </w:rPr>
      </w:pPr>
    </w:p>
    <w:p w14:paraId="3275DFEB" w14:textId="77777777" w:rsidR="009E6257" w:rsidRPr="00503ECD" w:rsidRDefault="009E6257" w:rsidP="009E6257">
      <w:pPr>
        <w:rPr>
          <w:moveFrom w:id="67" w:author="Estefania Aranda Rosas" w:date="2026-08-25T22:20:00Z" w16du:dateUtc="2026-08-26T04:20:00Z"/>
          <w:rFonts w:ascii="Arial" w:hAnsi="Arial" w:cs="Arial"/>
          <w:b/>
          <w:bCs/>
          <w:sz w:val="20"/>
          <w:szCs w:val="20"/>
          <w:lang w:val="en-US"/>
        </w:rPr>
      </w:pPr>
    </w:p>
    <w:p w14:paraId="6F1C0C31" w14:textId="77777777" w:rsidR="009E6257" w:rsidRPr="00503ECD" w:rsidRDefault="009E6257" w:rsidP="009E6257">
      <w:pPr>
        <w:rPr>
          <w:moveFrom w:id="68" w:author="Estefania Aranda Rosas" w:date="2026-08-25T22:20:00Z" w16du:dateUtc="2026-08-26T04:20:00Z"/>
          <w:rFonts w:ascii="Arial" w:hAnsi="Arial" w:cs="Arial"/>
          <w:b/>
          <w:bCs/>
          <w:sz w:val="20"/>
          <w:szCs w:val="20"/>
          <w:lang w:val="en-US"/>
        </w:rPr>
      </w:pPr>
    </w:p>
    <w:moveFromRangeEnd w:id="1"/>
    <w:p w14:paraId="220C9B21" w14:textId="77777777" w:rsidR="009E6257" w:rsidRDefault="009E6257" w:rsidP="009E6257">
      <w:pPr>
        <w:rPr>
          <w:rFonts w:ascii="Arial" w:hAnsi="Arial" w:cs="Arial"/>
          <w:b/>
          <w:bCs/>
          <w:sz w:val="20"/>
          <w:szCs w:val="20"/>
        </w:rPr>
      </w:pPr>
      <w:r>
        <w:rPr>
          <w:rFonts w:ascii="Arial" w:hAnsi="Arial" w:cs="Arial"/>
          <w:b/>
          <w:bCs/>
          <w:sz w:val="20"/>
          <w:szCs w:val="20"/>
        </w:rPr>
        <w:t xml:space="preserve">Apéndice: </w:t>
      </w:r>
    </w:p>
    <w:p w14:paraId="58A8070C" w14:textId="77777777" w:rsidR="009E6257" w:rsidRPr="007F43B8" w:rsidRDefault="009E6257" w:rsidP="009E6257">
      <w:pPr>
        <w:rPr>
          <w:rFonts w:ascii="Arial" w:hAnsi="Arial" w:cs="Arial"/>
          <w:sz w:val="20"/>
          <w:szCs w:val="20"/>
          <w:lang w:val="es-MX"/>
        </w:rPr>
      </w:pPr>
      <w:r>
        <w:rPr>
          <w:rFonts w:ascii="Arial" w:hAnsi="Arial" w:cs="Arial"/>
          <w:b/>
          <w:bCs/>
          <w:sz w:val="20"/>
          <w:szCs w:val="20"/>
        </w:rPr>
        <w:t>B</w:t>
      </w:r>
      <w:r w:rsidRPr="00DA01F6">
        <w:rPr>
          <w:rFonts w:ascii="Arial" w:hAnsi="Arial" w:cs="Arial"/>
          <w:b/>
          <w:bCs/>
          <w:sz w:val="20"/>
          <w:szCs w:val="20"/>
        </w:rPr>
        <w:t>úsqueda</w:t>
      </w:r>
      <w:r>
        <w:rPr>
          <w:rFonts w:ascii="Arial" w:hAnsi="Arial" w:cs="Arial"/>
          <w:b/>
          <w:bCs/>
          <w:sz w:val="20"/>
          <w:szCs w:val="20"/>
        </w:rPr>
        <w:t xml:space="preserve"> en MEDLINE por PUBMED </w:t>
      </w:r>
      <w:r w:rsidRPr="00886E62">
        <w:rPr>
          <w:rFonts w:ascii="Arial" w:hAnsi="Arial" w:cs="Arial"/>
          <w:b/>
          <w:bCs/>
          <w:sz w:val="20"/>
          <w:szCs w:val="20"/>
        </w:rPr>
        <w:t>6:44:48 a.m. a 6:53:49 a.m. el día 02/07/2026</w:t>
      </w:r>
    </w:p>
    <w:tbl>
      <w:tblPr>
        <w:tblStyle w:val="Tablaconcuadrculaclara"/>
        <w:tblW w:w="9344" w:type="dxa"/>
        <w:tblLook w:val="04A0" w:firstRow="1" w:lastRow="0" w:firstColumn="1" w:lastColumn="0" w:noHBand="0" w:noVBand="1"/>
      </w:tblPr>
      <w:tblGrid>
        <w:gridCol w:w="895"/>
        <w:gridCol w:w="7246"/>
        <w:gridCol w:w="1203"/>
      </w:tblGrid>
      <w:tr w:rsidR="009E6257" w:rsidRPr="005A24EE" w14:paraId="72FF685C" w14:textId="77777777">
        <w:trPr>
          <w:trHeight w:val="453"/>
        </w:trPr>
        <w:tc>
          <w:tcPr>
            <w:tcW w:w="704" w:type="dxa"/>
            <w:hideMark/>
          </w:tcPr>
          <w:p w14:paraId="41232AD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Search number</w:t>
            </w:r>
          </w:p>
        </w:tc>
        <w:tc>
          <w:tcPr>
            <w:tcW w:w="7437" w:type="dxa"/>
            <w:hideMark/>
          </w:tcPr>
          <w:p w14:paraId="7D2EEE30"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Query</w:t>
            </w:r>
          </w:p>
        </w:tc>
        <w:tc>
          <w:tcPr>
            <w:tcW w:w="0" w:type="auto"/>
            <w:hideMark/>
          </w:tcPr>
          <w:p w14:paraId="0C74AC37"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Results</w:t>
            </w:r>
          </w:p>
        </w:tc>
      </w:tr>
      <w:tr w:rsidR="009E6257" w:rsidRPr="005A24EE" w14:paraId="42DA5CE8" w14:textId="77777777">
        <w:trPr>
          <w:trHeight w:val="315"/>
        </w:trPr>
        <w:tc>
          <w:tcPr>
            <w:tcW w:w="704" w:type="dxa"/>
            <w:hideMark/>
          </w:tcPr>
          <w:p w14:paraId="4B537BF8"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w:t>
            </w:r>
          </w:p>
        </w:tc>
        <w:tc>
          <w:tcPr>
            <w:tcW w:w="7437" w:type="dxa"/>
            <w:hideMark/>
          </w:tcPr>
          <w:p w14:paraId="5CC7BE52"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"psilocyb*"[Title/Abstract]</w:t>
            </w:r>
          </w:p>
        </w:tc>
        <w:tc>
          <w:tcPr>
            <w:tcW w:w="0" w:type="auto"/>
            <w:hideMark/>
          </w:tcPr>
          <w:p w14:paraId="75DD38D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2,888</w:t>
            </w:r>
          </w:p>
        </w:tc>
      </w:tr>
      <w:tr w:rsidR="009E6257" w:rsidRPr="005A24EE" w14:paraId="7E7F1943" w14:textId="77777777">
        <w:trPr>
          <w:trHeight w:val="315"/>
        </w:trPr>
        <w:tc>
          <w:tcPr>
            <w:tcW w:w="704" w:type="dxa"/>
            <w:hideMark/>
          </w:tcPr>
          <w:p w14:paraId="4E2B112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w:t>
            </w:r>
          </w:p>
        </w:tc>
        <w:tc>
          <w:tcPr>
            <w:tcW w:w="7437" w:type="dxa"/>
            <w:hideMark/>
          </w:tcPr>
          <w:p w14:paraId="653E4CC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"depressi*"[Title/Abstract]</w:t>
            </w:r>
          </w:p>
        </w:tc>
        <w:tc>
          <w:tcPr>
            <w:tcW w:w="0" w:type="auto"/>
            <w:hideMark/>
          </w:tcPr>
          <w:p w14:paraId="221443F0"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602,461</w:t>
            </w:r>
          </w:p>
        </w:tc>
      </w:tr>
      <w:tr w:rsidR="009E6257" w:rsidRPr="005A24EE" w14:paraId="10225B7C" w14:textId="77777777">
        <w:trPr>
          <w:trHeight w:val="315"/>
        </w:trPr>
        <w:tc>
          <w:tcPr>
            <w:tcW w:w="704" w:type="dxa"/>
            <w:hideMark/>
          </w:tcPr>
          <w:p w14:paraId="6CF91FB1"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3</w:t>
            </w:r>
          </w:p>
        </w:tc>
        <w:tc>
          <w:tcPr>
            <w:tcW w:w="7437" w:type="dxa"/>
            <w:hideMark/>
          </w:tcPr>
          <w:p w14:paraId="2C41A8FC"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"anxiety*"[Title/Abstract]</w:t>
            </w:r>
          </w:p>
        </w:tc>
        <w:tc>
          <w:tcPr>
            <w:tcW w:w="0" w:type="auto"/>
            <w:hideMark/>
          </w:tcPr>
          <w:p w14:paraId="6DFCA3BC"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346,580</w:t>
            </w:r>
          </w:p>
        </w:tc>
      </w:tr>
      <w:tr w:rsidR="009E6257" w:rsidRPr="005A24EE" w14:paraId="0D3605B8" w14:textId="77777777">
        <w:trPr>
          <w:trHeight w:val="315"/>
        </w:trPr>
        <w:tc>
          <w:tcPr>
            <w:tcW w:w="704" w:type="dxa"/>
            <w:hideMark/>
          </w:tcPr>
          <w:p w14:paraId="111C6503"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4</w:t>
            </w:r>
          </w:p>
        </w:tc>
        <w:tc>
          <w:tcPr>
            <w:tcW w:w="7437" w:type="dxa"/>
            <w:hideMark/>
          </w:tcPr>
          <w:p w14:paraId="095BEA1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 OR #3</w:t>
            </w:r>
          </w:p>
        </w:tc>
        <w:tc>
          <w:tcPr>
            <w:tcW w:w="0" w:type="auto"/>
            <w:hideMark/>
          </w:tcPr>
          <w:p w14:paraId="262FA768"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765,559</w:t>
            </w:r>
          </w:p>
        </w:tc>
      </w:tr>
      <w:tr w:rsidR="009E6257" w:rsidRPr="005A24EE" w14:paraId="00510B61" w14:textId="77777777">
        <w:trPr>
          <w:trHeight w:val="315"/>
        </w:trPr>
        <w:tc>
          <w:tcPr>
            <w:tcW w:w="704" w:type="dxa"/>
            <w:hideMark/>
          </w:tcPr>
          <w:p w14:paraId="6C861B83"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5</w:t>
            </w:r>
          </w:p>
        </w:tc>
        <w:tc>
          <w:tcPr>
            <w:tcW w:w="7437" w:type="dxa"/>
            <w:hideMark/>
          </w:tcPr>
          <w:p w14:paraId="6FDA6F37"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 AND #4</w:t>
            </w:r>
          </w:p>
        </w:tc>
        <w:tc>
          <w:tcPr>
            <w:tcW w:w="0" w:type="auto"/>
            <w:hideMark/>
          </w:tcPr>
          <w:p w14:paraId="29E99049"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1,098</w:t>
            </w:r>
          </w:p>
        </w:tc>
      </w:tr>
      <w:tr w:rsidR="009E6257" w:rsidRPr="005A24EE" w14:paraId="72257D2D" w14:textId="77777777">
        <w:trPr>
          <w:trHeight w:val="315"/>
        </w:trPr>
        <w:tc>
          <w:tcPr>
            <w:tcW w:w="704" w:type="dxa"/>
            <w:hideMark/>
          </w:tcPr>
          <w:p w14:paraId="402E26F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6</w:t>
            </w:r>
          </w:p>
        </w:tc>
        <w:tc>
          <w:tcPr>
            <w:tcW w:w="7437" w:type="dxa"/>
            <w:hideMark/>
          </w:tcPr>
          <w:p w14:paraId="459970F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"psilocybin"[MeSH Terms]</w:t>
            </w:r>
          </w:p>
        </w:tc>
        <w:tc>
          <w:tcPr>
            <w:tcW w:w="0" w:type="auto"/>
            <w:hideMark/>
          </w:tcPr>
          <w:p w14:paraId="2A90053B"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1,786</w:t>
            </w:r>
          </w:p>
        </w:tc>
      </w:tr>
      <w:tr w:rsidR="009E6257" w:rsidRPr="005A24EE" w14:paraId="7DF172AF" w14:textId="77777777">
        <w:trPr>
          <w:trHeight w:val="315"/>
        </w:trPr>
        <w:tc>
          <w:tcPr>
            <w:tcW w:w="704" w:type="dxa"/>
            <w:hideMark/>
          </w:tcPr>
          <w:p w14:paraId="234011E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7</w:t>
            </w:r>
          </w:p>
        </w:tc>
        <w:tc>
          <w:tcPr>
            <w:tcW w:w="7437" w:type="dxa"/>
            <w:hideMark/>
          </w:tcPr>
          <w:p w14:paraId="6BFB636B"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"psilocybe"[MeSH Terms]</w:t>
            </w:r>
          </w:p>
        </w:tc>
        <w:tc>
          <w:tcPr>
            <w:tcW w:w="0" w:type="auto"/>
            <w:hideMark/>
          </w:tcPr>
          <w:p w14:paraId="2621E8EC"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95</w:t>
            </w:r>
          </w:p>
        </w:tc>
      </w:tr>
      <w:tr w:rsidR="009E6257" w:rsidRPr="005A24EE" w14:paraId="092DBB2D" w14:textId="77777777">
        <w:trPr>
          <w:trHeight w:val="315"/>
        </w:trPr>
        <w:tc>
          <w:tcPr>
            <w:tcW w:w="704" w:type="dxa"/>
            <w:hideMark/>
          </w:tcPr>
          <w:p w14:paraId="32C99252"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8</w:t>
            </w:r>
          </w:p>
        </w:tc>
        <w:tc>
          <w:tcPr>
            <w:tcW w:w="7437" w:type="dxa"/>
            <w:hideMark/>
          </w:tcPr>
          <w:p w14:paraId="79FF193F"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#6 OR #7</w:t>
            </w:r>
          </w:p>
        </w:tc>
        <w:tc>
          <w:tcPr>
            <w:tcW w:w="0" w:type="auto"/>
            <w:hideMark/>
          </w:tcPr>
          <w:p w14:paraId="4A786E5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1,821</w:t>
            </w:r>
          </w:p>
        </w:tc>
      </w:tr>
      <w:tr w:rsidR="009E6257" w:rsidRPr="005A24EE" w14:paraId="32ABD1B2" w14:textId="77777777">
        <w:trPr>
          <w:trHeight w:val="315"/>
        </w:trPr>
        <w:tc>
          <w:tcPr>
            <w:tcW w:w="704" w:type="dxa"/>
            <w:hideMark/>
          </w:tcPr>
          <w:p w14:paraId="3A72705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9</w:t>
            </w:r>
          </w:p>
        </w:tc>
        <w:tc>
          <w:tcPr>
            <w:tcW w:w="7437" w:type="dxa"/>
            <w:hideMark/>
          </w:tcPr>
          <w:p w14:paraId="534C558E"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"depression"[MeSH Terms]</w:t>
            </w:r>
          </w:p>
        </w:tc>
        <w:tc>
          <w:tcPr>
            <w:tcW w:w="0" w:type="auto"/>
            <w:hideMark/>
          </w:tcPr>
          <w:p w14:paraId="327AF8E9"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183,667</w:t>
            </w:r>
          </w:p>
        </w:tc>
      </w:tr>
      <w:tr w:rsidR="009E6257" w:rsidRPr="005A24EE" w14:paraId="57600ECC" w14:textId="77777777">
        <w:trPr>
          <w:trHeight w:val="315"/>
        </w:trPr>
        <w:tc>
          <w:tcPr>
            <w:tcW w:w="704" w:type="dxa"/>
            <w:hideMark/>
          </w:tcPr>
          <w:p w14:paraId="04986558"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10</w:t>
            </w:r>
          </w:p>
        </w:tc>
        <w:tc>
          <w:tcPr>
            <w:tcW w:w="7437" w:type="dxa"/>
            <w:hideMark/>
          </w:tcPr>
          <w:p w14:paraId="6574A5F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"anxiety"[MeSH Terms]</w:t>
            </w:r>
          </w:p>
        </w:tc>
        <w:tc>
          <w:tcPr>
            <w:tcW w:w="0" w:type="auto"/>
            <w:hideMark/>
          </w:tcPr>
          <w:p w14:paraId="47104CD3"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137,364</w:t>
            </w:r>
          </w:p>
        </w:tc>
      </w:tr>
      <w:tr w:rsidR="009E6257" w:rsidRPr="005A24EE" w14:paraId="4503CB85" w14:textId="77777777">
        <w:trPr>
          <w:trHeight w:val="315"/>
        </w:trPr>
        <w:tc>
          <w:tcPr>
            <w:tcW w:w="704" w:type="dxa"/>
            <w:hideMark/>
          </w:tcPr>
          <w:p w14:paraId="1B248147"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11</w:t>
            </w:r>
          </w:p>
        </w:tc>
        <w:tc>
          <w:tcPr>
            <w:tcW w:w="7437" w:type="dxa"/>
            <w:hideMark/>
          </w:tcPr>
          <w:p w14:paraId="62803A1D"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#9 OR #10</w:t>
            </w:r>
          </w:p>
        </w:tc>
        <w:tc>
          <w:tcPr>
            <w:tcW w:w="0" w:type="auto"/>
            <w:hideMark/>
          </w:tcPr>
          <w:p w14:paraId="6C4242A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271,107</w:t>
            </w:r>
          </w:p>
        </w:tc>
      </w:tr>
      <w:tr w:rsidR="009E6257" w:rsidRPr="005A24EE" w14:paraId="1C480F3D" w14:textId="77777777">
        <w:trPr>
          <w:trHeight w:val="315"/>
        </w:trPr>
        <w:tc>
          <w:tcPr>
            <w:tcW w:w="704" w:type="dxa"/>
            <w:hideMark/>
          </w:tcPr>
          <w:p w14:paraId="3DA398D7"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12</w:t>
            </w:r>
          </w:p>
        </w:tc>
        <w:tc>
          <w:tcPr>
            <w:tcW w:w="7437" w:type="dxa"/>
            <w:hideMark/>
          </w:tcPr>
          <w:p w14:paraId="482B3CAF"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#8 AND #11</w:t>
            </w:r>
          </w:p>
        </w:tc>
        <w:tc>
          <w:tcPr>
            <w:tcW w:w="0" w:type="auto"/>
            <w:hideMark/>
          </w:tcPr>
          <w:p w14:paraId="3DC3D17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208</w:t>
            </w:r>
          </w:p>
        </w:tc>
      </w:tr>
      <w:tr w:rsidR="009E6257" w:rsidRPr="005A24EE" w14:paraId="0D83058B" w14:textId="77777777">
        <w:trPr>
          <w:trHeight w:val="315"/>
        </w:trPr>
        <w:tc>
          <w:tcPr>
            <w:tcW w:w="704" w:type="dxa"/>
            <w:hideMark/>
          </w:tcPr>
          <w:p w14:paraId="137D4971"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13</w:t>
            </w:r>
          </w:p>
        </w:tc>
        <w:tc>
          <w:tcPr>
            <w:tcW w:w="7437" w:type="dxa"/>
            <w:hideMark/>
          </w:tcPr>
          <w:p w14:paraId="487722F5"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#5 OR #12</w:t>
            </w:r>
          </w:p>
        </w:tc>
        <w:tc>
          <w:tcPr>
            <w:tcW w:w="0" w:type="auto"/>
            <w:hideMark/>
          </w:tcPr>
          <w:p w14:paraId="1D84DF9B"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1,123</w:t>
            </w:r>
          </w:p>
        </w:tc>
      </w:tr>
      <w:tr w:rsidR="009E6257" w:rsidRPr="005A24EE" w14:paraId="58CA8AC0" w14:textId="77777777">
        <w:trPr>
          <w:trHeight w:val="315"/>
        </w:trPr>
        <w:tc>
          <w:tcPr>
            <w:tcW w:w="704" w:type="dxa"/>
            <w:hideMark/>
          </w:tcPr>
          <w:p w14:paraId="76785CDD" w14:textId="77777777" w:rsidR="009E6257" w:rsidRPr="005A24EE" w:rsidRDefault="009E6257">
            <w:pPr>
              <w:rPr>
                <w:rFonts w:ascii="Arial" w:hAnsi="Arial" w:cs="Arial"/>
                <w:sz w:val="20"/>
                <w:szCs w:val="20"/>
                <w:lang w:val="es-MX"/>
              </w:rPr>
            </w:pPr>
            <w:r w:rsidRPr="00285332">
              <w:rPr>
                <w:rFonts w:ascii="Arial" w:hAnsi="Arial" w:cs="Arial"/>
                <w:sz w:val="20"/>
                <w:szCs w:val="20"/>
                <w:lang w:val="es-MX"/>
              </w:rPr>
              <w:t>14</w:t>
            </w:r>
            <w:r>
              <w:rPr>
                <w:rFonts w:ascii="Arial" w:hAnsi="Arial" w:cs="Arial"/>
                <w:sz w:val="20"/>
                <w:szCs w:val="20"/>
                <w:lang w:val="en-US"/>
              </w:rPr>
              <w:t xml:space="preserve"> </w:t>
            </w:r>
            <w:r>
              <w:rPr>
                <w:rFonts w:ascii="Arial" w:hAnsi="Arial" w:cs="Arial"/>
                <w:sz w:val="20"/>
                <w:szCs w:val="20"/>
                <w:lang w:val="en-US"/>
              </w:rPr>
              <w:fldChar w:fldCharType="begin"/>
            </w:r>
            <w:r>
              <w:rPr>
                <w:rFonts w:ascii="Arial" w:hAnsi="Arial" w:cs="Arial"/>
                <w:sz w:val="20"/>
                <w:szCs w:val="20"/>
                <w:lang w:val="en-US"/>
              </w:rPr>
              <w:instrText xml:space="preserve"> ADDIN ZOTERO_ITEM CSL_CITATION {"citationID":"HPe5EJ52","properties":{"unsorted":false,"formattedCitation":"[1]","plainCitation":"[1]","noteIndex":0},"citationItems":[{"id":386,"uris":["http://zotero.org/users/20506681/items/GXMJ8VUI"],"itemData":{"id":386,"type":"article-journal","language":"es","source":"Zotero","title":"Buscar en MEDLINE con PubMed","author":[{"family":"Guitián","given":"Carlos González"}]}}],"schema":"https://github.com/citation-style-language/schema/raw/master/csl-citation.json"} </w:instrText>
            </w:r>
            <w:r>
              <w:rPr>
                <w:rFonts w:ascii="Arial" w:hAnsi="Arial" w:cs="Arial"/>
                <w:sz w:val="20"/>
                <w:szCs w:val="20"/>
                <w:lang w:val="en-US"/>
              </w:rPr>
              <w:fldChar w:fldCharType="separate"/>
            </w:r>
            <w:r w:rsidRPr="007055CE">
              <w:rPr>
                <w:rFonts w:ascii="Arial" w:hAnsi="Arial" w:cs="Arial"/>
                <w:sz w:val="20"/>
                <w:lang w:val="en-US"/>
              </w:rPr>
              <w:t>[1]</w:t>
            </w:r>
            <w:r>
              <w:rPr>
                <w:rFonts w:ascii="Arial" w:hAnsi="Arial" w:cs="Arial"/>
                <w:sz w:val="20"/>
                <w:szCs w:val="20"/>
                <w:lang w:val="en-US"/>
              </w:rPr>
              <w:fldChar w:fldCharType="end"/>
            </w:r>
          </w:p>
        </w:tc>
        <w:tc>
          <w:tcPr>
            <w:tcW w:w="7437" w:type="dxa"/>
            <w:hideMark/>
          </w:tcPr>
          <w:p w14:paraId="028F9368" w14:textId="77777777" w:rsidR="009E6257" w:rsidRPr="005A24EE" w:rsidRDefault="009E6257">
            <w:pPr>
              <w:rPr>
                <w:rFonts w:ascii="Arial" w:hAnsi="Arial" w:cs="Arial"/>
                <w:sz w:val="20"/>
                <w:szCs w:val="20"/>
                <w:lang w:val="en-US"/>
              </w:rPr>
            </w:pPr>
            <w:r w:rsidRPr="005A24EE">
              <w:rPr>
                <w:rFonts w:ascii="Arial" w:hAnsi="Arial" w:cs="Arial"/>
                <w:sz w:val="20"/>
                <w:szCs w:val="20"/>
                <w:lang w:val="en-US"/>
              </w:rPr>
              <w:t>(therapy[Subheading] OR treatment[Text Word] OR treatment outcome OR investigational therapies)</w:t>
            </w:r>
          </w:p>
        </w:tc>
        <w:tc>
          <w:tcPr>
            <w:tcW w:w="0" w:type="auto"/>
            <w:hideMark/>
          </w:tcPr>
          <w:p w14:paraId="5916BFD7"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11,173,692</w:t>
            </w:r>
          </w:p>
        </w:tc>
      </w:tr>
      <w:tr w:rsidR="009E6257" w:rsidRPr="005A24EE" w14:paraId="574704C4" w14:textId="77777777">
        <w:trPr>
          <w:trHeight w:val="315"/>
        </w:trPr>
        <w:tc>
          <w:tcPr>
            <w:tcW w:w="704" w:type="dxa"/>
            <w:hideMark/>
          </w:tcPr>
          <w:p w14:paraId="6D39CAF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15</w:t>
            </w:r>
          </w:p>
        </w:tc>
        <w:tc>
          <w:tcPr>
            <w:tcW w:w="7437" w:type="dxa"/>
            <w:hideMark/>
          </w:tcPr>
          <w:p w14:paraId="5D2BDF5C"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#13 AND #14</w:t>
            </w:r>
          </w:p>
        </w:tc>
        <w:tc>
          <w:tcPr>
            <w:tcW w:w="0" w:type="auto"/>
            <w:hideMark/>
          </w:tcPr>
          <w:p w14:paraId="7724BBD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892</w:t>
            </w:r>
          </w:p>
        </w:tc>
      </w:tr>
      <w:tr w:rsidR="009E6257" w:rsidRPr="005A24EE" w14:paraId="1290FA7F" w14:textId="77777777">
        <w:trPr>
          <w:trHeight w:val="315"/>
        </w:trPr>
        <w:tc>
          <w:tcPr>
            <w:tcW w:w="704" w:type="dxa"/>
            <w:hideMark/>
          </w:tcPr>
          <w:p w14:paraId="5A8EAF2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16</w:t>
            </w:r>
          </w:p>
        </w:tc>
        <w:tc>
          <w:tcPr>
            <w:tcW w:w="7437" w:type="dxa"/>
            <w:hideMark/>
          </w:tcPr>
          <w:p w14:paraId="2EE1CD0C"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"systematic review"[Publication Type]</w:t>
            </w:r>
          </w:p>
        </w:tc>
        <w:tc>
          <w:tcPr>
            <w:tcW w:w="0" w:type="auto"/>
            <w:hideMark/>
          </w:tcPr>
          <w:p w14:paraId="27841E73"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337,274</w:t>
            </w:r>
          </w:p>
        </w:tc>
      </w:tr>
      <w:tr w:rsidR="009E6257" w:rsidRPr="005A24EE" w14:paraId="4D41AE28" w14:textId="77777777">
        <w:trPr>
          <w:trHeight w:val="315"/>
        </w:trPr>
        <w:tc>
          <w:tcPr>
            <w:tcW w:w="704" w:type="dxa"/>
            <w:hideMark/>
          </w:tcPr>
          <w:p w14:paraId="5EE69002"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17</w:t>
            </w:r>
          </w:p>
        </w:tc>
        <w:tc>
          <w:tcPr>
            <w:tcW w:w="7437" w:type="dxa"/>
            <w:hideMark/>
          </w:tcPr>
          <w:p w14:paraId="4E2F8D91"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"meta analysis"[Publication Type]</w:t>
            </w:r>
          </w:p>
        </w:tc>
        <w:tc>
          <w:tcPr>
            <w:tcW w:w="0" w:type="auto"/>
            <w:hideMark/>
          </w:tcPr>
          <w:p w14:paraId="1156E2A6"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238,702</w:t>
            </w:r>
          </w:p>
        </w:tc>
      </w:tr>
      <w:tr w:rsidR="009E6257" w:rsidRPr="005A24EE" w14:paraId="1E089B91" w14:textId="77777777">
        <w:trPr>
          <w:trHeight w:val="315"/>
        </w:trPr>
        <w:tc>
          <w:tcPr>
            <w:tcW w:w="704" w:type="dxa"/>
            <w:hideMark/>
          </w:tcPr>
          <w:p w14:paraId="6BC302AE"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18</w:t>
            </w:r>
          </w:p>
        </w:tc>
        <w:tc>
          <w:tcPr>
            <w:tcW w:w="7437" w:type="dxa"/>
            <w:hideMark/>
          </w:tcPr>
          <w:p w14:paraId="334AB85C" w14:textId="77777777" w:rsidR="009E6257" w:rsidRPr="005A24EE" w:rsidRDefault="009E6257">
            <w:pPr>
              <w:rPr>
                <w:rFonts w:ascii="Arial" w:hAnsi="Arial" w:cs="Arial"/>
                <w:sz w:val="20"/>
                <w:szCs w:val="20"/>
                <w:lang w:val="en-US"/>
              </w:rPr>
            </w:pPr>
            <w:r w:rsidRPr="005A24EE">
              <w:rPr>
                <w:rFonts w:ascii="Arial" w:hAnsi="Arial" w:cs="Arial"/>
                <w:sz w:val="20"/>
                <w:szCs w:val="20"/>
                <w:lang w:val="en-US"/>
              </w:rPr>
              <w:t>"clinical trial, phase i"[Publication Type]</w:t>
            </w:r>
          </w:p>
        </w:tc>
        <w:tc>
          <w:tcPr>
            <w:tcW w:w="0" w:type="auto"/>
            <w:hideMark/>
          </w:tcPr>
          <w:p w14:paraId="548F71AB"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29,152</w:t>
            </w:r>
          </w:p>
        </w:tc>
      </w:tr>
      <w:tr w:rsidR="009E6257" w:rsidRPr="005A24EE" w14:paraId="1C1ED203" w14:textId="77777777">
        <w:trPr>
          <w:trHeight w:val="315"/>
        </w:trPr>
        <w:tc>
          <w:tcPr>
            <w:tcW w:w="704" w:type="dxa"/>
            <w:hideMark/>
          </w:tcPr>
          <w:p w14:paraId="4B44D979"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19</w:t>
            </w:r>
          </w:p>
        </w:tc>
        <w:tc>
          <w:tcPr>
            <w:tcW w:w="7437" w:type="dxa"/>
            <w:hideMark/>
          </w:tcPr>
          <w:p w14:paraId="2B57E1F5"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#16 OR #17 OR #18</w:t>
            </w:r>
          </w:p>
        </w:tc>
        <w:tc>
          <w:tcPr>
            <w:tcW w:w="0" w:type="auto"/>
            <w:hideMark/>
          </w:tcPr>
          <w:p w14:paraId="6584362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455,876</w:t>
            </w:r>
          </w:p>
        </w:tc>
      </w:tr>
      <w:tr w:rsidR="009E6257" w:rsidRPr="005A24EE" w14:paraId="64980F89" w14:textId="77777777">
        <w:trPr>
          <w:trHeight w:val="315"/>
        </w:trPr>
        <w:tc>
          <w:tcPr>
            <w:tcW w:w="704" w:type="dxa"/>
            <w:hideMark/>
          </w:tcPr>
          <w:p w14:paraId="656B6E0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20</w:t>
            </w:r>
          </w:p>
        </w:tc>
        <w:tc>
          <w:tcPr>
            <w:tcW w:w="7437" w:type="dxa"/>
            <w:hideMark/>
          </w:tcPr>
          <w:p w14:paraId="656880BE"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#15 NOT #19</w:t>
            </w:r>
          </w:p>
        </w:tc>
        <w:tc>
          <w:tcPr>
            <w:tcW w:w="0" w:type="auto"/>
            <w:hideMark/>
          </w:tcPr>
          <w:p w14:paraId="751FEB70"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793</w:t>
            </w:r>
          </w:p>
        </w:tc>
      </w:tr>
      <w:tr w:rsidR="009E6257" w:rsidRPr="005A24EE" w14:paraId="6380D152" w14:textId="77777777">
        <w:trPr>
          <w:trHeight w:val="315"/>
        </w:trPr>
        <w:tc>
          <w:tcPr>
            <w:tcW w:w="704" w:type="dxa"/>
            <w:hideMark/>
          </w:tcPr>
          <w:p w14:paraId="3898F1AE"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21</w:t>
            </w:r>
          </w:p>
        </w:tc>
        <w:tc>
          <w:tcPr>
            <w:tcW w:w="7437" w:type="dxa"/>
            <w:hideMark/>
          </w:tcPr>
          <w:p w14:paraId="5E7C842A" w14:textId="77777777" w:rsidR="009E6257" w:rsidRPr="00597E47" w:rsidRDefault="009E6257">
            <w:pPr>
              <w:rPr>
                <w:rFonts w:ascii="Arial" w:hAnsi="Arial" w:cs="Arial"/>
                <w:sz w:val="20"/>
                <w:szCs w:val="20"/>
                <w:lang w:val="en-US"/>
              </w:rPr>
            </w:pPr>
            <w:r>
              <w:rPr>
                <w:rFonts w:ascii="Arial" w:hAnsi="Arial" w:cs="Arial"/>
                <w:sz w:val="20"/>
                <w:szCs w:val="20"/>
                <w:lang w:val="en-US"/>
              </w:rPr>
              <w:t xml:space="preserve">LIMITES: </w:t>
            </w:r>
            <w:r w:rsidRPr="005A24EE">
              <w:rPr>
                <w:rFonts w:ascii="Arial" w:hAnsi="Arial" w:cs="Arial"/>
                <w:sz w:val="20"/>
                <w:szCs w:val="20"/>
                <w:lang w:val="es-MX"/>
              </w:rPr>
              <w:t>from 2022 - 2026</w:t>
            </w:r>
          </w:p>
        </w:tc>
        <w:tc>
          <w:tcPr>
            <w:tcW w:w="0" w:type="auto"/>
            <w:hideMark/>
          </w:tcPr>
          <w:p w14:paraId="69E724EF"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623</w:t>
            </w:r>
          </w:p>
        </w:tc>
      </w:tr>
      <w:tr w:rsidR="009E6257" w:rsidRPr="005A24EE" w14:paraId="35D7D85E" w14:textId="77777777">
        <w:trPr>
          <w:trHeight w:val="315"/>
        </w:trPr>
        <w:tc>
          <w:tcPr>
            <w:tcW w:w="704" w:type="dxa"/>
            <w:hideMark/>
          </w:tcPr>
          <w:p w14:paraId="5FEB113A"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22</w:t>
            </w:r>
          </w:p>
        </w:tc>
        <w:tc>
          <w:tcPr>
            <w:tcW w:w="7437" w:type="dxa"/>
            <w:hideMark/>
          </w:tcPr>
          <w:p w14:paraId="5800C120" w14:textId="77777777" w:rsidR="009E6257" w:rsidRPr="00C95FAD" w:rsidRDefault="009E6257">
            <w:pPr>
              <w:rPr>
                <w:rFonts w:ascii="Arial" w:hAnsi="Arial" w:cs="Arial"/>
                <w:sz w:val="20"/>
                <w:szCs w:val="20"/>
                <w:lang w:val="en-US"/>
              </w:rPr>
            </w:pPr>
            <w:r>
              <w:rPr>
                <w:rFonts w:ascii="Arial" w:hAnsi="Arial" w:cs="Arial"/>
                <w:sz w:val="20"/>
                <w:szCs w:val="20"/>
                <w:lang w:val="en-US"/>
              </w:rPr>
              <w:t xml:space="preserve">LIMITES: </w:t>
            </w:r>
            <w:r w:rsidRPr="00C95FAD">
              <w:rPr>
                <w:rFonts w:ascii="Arial" w:hAnsi="Arial" w:cs="Arial"/>
                <w:sz w:val="20"/>
                <w:szCs w:val="20"/>
                <w:lang w:val="en-US"/>
              </w:rPr>
              <w:t>Free full text, from 2022 - 2026</w:t>
            </w:r>
          </w:p>
        </w:tc>
        <w:tc>
          <w:tcPr>
            <w:tcW w:w="0" w:type="auto"/>
            <w:hideMark/>
          </w:tcPr>
          <w:p w14:paraId="2FFDC769"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367</w:t>
            </w:r>
          </w:p>
        </w:tc>
      </w:tr>
      <w:tr w:rsidR="009E6257" w:rsidRPr="005A24EE" w14:paraId="3457A100" w14:textId="77777777">
        <w:trPr>
          <w:trHeight w:val="315"/>
        </w:trPr>
        <w:tc>
          <w:tcPr>
            <w:tcW w:w="704" w:type="dxa"/>
            <w:hideMark/>
          </w:tcPr>
          <w:p w14:paraId="34946418"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23</w:t>
            </w:r>
          </w:p>
        </w:tc>
        <w:tc>
          <w:tcPr>
            <w:tcW w:w="7437" w:type="dxa"/>
            <w:hideMark/>
          </w:tcPr>
          <w:p w14:paraId="3BD0AD4F" w14:textId="77777777" w:rsidR="009E6257" w:rsidRPr="005A24EE" w:rsidRDefault="009E6257">
            <w:pPr>
              <w:rPr>
                <w:rFonts w:ascii="Arial" w:hAnsi="Arial" w:cs="Arial"/>
                <w:sz w:val="20"/>
                <w:szCs w:val="20"/>
                <w:lang w:val="en-US"/>
              </w:rPr>
            </w:pPr>
            <w:r>
              <w:rPr>
                <w:rFonts w:ascii="Arial" w:hAnsi="Arial" w:cs="Arial"/>
                <w:sz w:val="20"/>
                <w:szCs w:val="20"/>
                <w:lang w:val="en-US"/>
              </w:rPr>
              <w:t xml:space="preserve">LIMITES: </w:t>
            </w:r>
            <w:r w:rsidRPr="005A24EE">
              <w:rPr>
                <w:rFonts w:ascii="Arial" w:hAnsi="Arial" w:cs="Arial"/>
                <w:sz w:val="20"/>
                <w:szCs w:val="20"/>
                <w:lang w:val="en-US"/>
              </w:rPr>
              <w:t>Free full text, Humans, from 2022 - 2026</w:t>
            </w:r>
          </w:p>
        </w:tc>
        <w:tc>
          <w:tcPr>
            <w:tcW w:w="0" w:type="auto"/>
            <w:hideMark/>
          </w:tcPr>
          <w:p w14:paraId="4F957934"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189</w:t>
            </w:r>
          </w:p>
        </w:tc>
      </w:tr>
      <w:tr w:rsidR="009E6257" w:rsidRPr="005A24EE" w14:paraId="3A84A829" w14:textId="77777777">
        <w:trPr>
          <w:trHeight w:val="315"/>
        </w:trPr>
        <w:tc>
          <w:tcPr>
            <w:tcW w:w="704" w:type="dxa"/>
            <w:hideMark/>
          </w:tcPr>
          <w:p w14:paraId="20C84010"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24</w:t>
            </w:r>
          </w:p>
        </w:tc>
        <w:tc>
          <w:tcPr>
            <w:tcW w:w="7437" w:type="dxa"/>
            <w:hideMark/>
          </w:tcPr>
          <w:p w14:paraId="3D4E6F18" w14:textId="77777777" w:rsidR="009E6257" w:rsidRPr="005A24EE" w:rsidRDefault="009E6257">
            <w:pPr>
              <w:rPr>
                <w:rFonts w:ascii="Arial" w:hAnsi="Arial" w:cs="Arial"/>
                <w:sz w:val="20"/>
                <w:szCs w:val="20"/>
                <w:lang w:val="en-US"/>
              </w:rPr>
            </w:pPr>
            <w:r>
              <w:rPr>
                <w:rFonts w:ascii="Arial" w:hAnsi="Arial" w:cs="Arial"/>
                <w:sz w:val="20"/>
                <w:szCs w:val="20"/>
                <w:lang w:val="en-US"/>
              </w:rPr>
              <w:t xml:space="preserve">LIMITES: </w:t>
            </w:r>
            <w:r w:rsidRPr="005A24EE">
              <w:rPr>
                <w:rFonts w:ascii="Arial" w:hAnsi="Arial" w:cs="Arial"/>
                <w:sz w:val="20"/>
                <w:szCs w:val="20"/>
                <w:lang w:val="en-US"/>
              </w:rPr>
              <w:t>Free full text, Humans, MEDLINE, from 2022 - 2026</w:t>
            </w:r>
          </w:p>
        </w:tc>
        <w:tc>
          <w:tcPr>
            <w:tcW w:w="0" w:type="auto"/>
            <w:hideMark/>
          </w:tcPr>
          <w:p w14:paraId="0508B7ED" w14:textId="77777777" w:rsidR="009E6257" w:rsidRPr="005A24EE" w:rsidRDefault="009E6257">
            <w:pPr>
              <w:rPr>
                <w:rFonts w:ascii="Arial" w:hAnsi="Arial" w:cs="Arial"/>
                <w:sz w:val="20"/>
                <w:szCs w:val="20"/>
                <w:lang w:val="es-MX"/>
              </w:rPr>
            </w:pPr>
            <w:r w:rsidRPr="005A24EE">
              <w:rPr>
                <w:rFonts w:ascii="Arial" w:hAnsi="Arial" w:cs="Arial"/>
                <w:sz w:val="20"/>
                <w:szCs w:val="20"/>
                <w:lang w:val="es-MX"/>
              </w:rPr>
              <w:t>186</w:t>
            </w:r>
          </w:p>
        </w:tc>
      </w:tr>
    </w:tbl>
    <w:p w14:paraId="0E33F50E" w14:textId="77777777" w:rsidR="009E6257" w:rsidRDefault="009E6257" w:rsidP="009E6257">
      <w:pPr>
        <w:rPr>
          <w:rFonts w:ascii="Arial" w:hAnsi="Arial" w:cs="Arial"/>
          <w:sz w:val="20"/>
          <w:szCs w:val="20"/>
          <w:lang w:val="en-US"/>
        </w:rPr>
      </w:pPr>
    </w:p>
    <w:p w14:paraId="7A4CCA7D" w14:textId="77777777" w:rsidR="009E6257" w:rsidRPr="00132645" w:rsidRDefault="009E6257" w:rsidP="009E6257">
      <w:pPr>
        <w:rPr>
          <w:rFonts w:ascii="Arial" w:hAnsi="Arial" w:cs="Arial"/>
          <w:sz w:val="20"/>
          <w:szCs w:val="20"/>
          <w:lang w:val="es-MX"/>
        </w:rPr>
      </w:pPr>
      <w:r w:rsidRPr="00132645">
        <w:rPr>
          <w:rFonts w:ascii="Arial" w:hAnsi="Arial" w:cs="Arial"/>
          <w:sz w:val="20"/>
          <w:szCs w:val="20"/>
          <w:lang w:val="es-MX"/>
        </w:rPr>
        <w:t xml:space="preserve">Busqueda realizada en OVID </w:t>
      </w:r>
      <w:r w:rsidRPr="0023781A">
        <w:rPr>
          <w:rFonts w:ascii="Arial" w:hAnsi="Arial" w:cs="Arial"/>
          <w:sz w:val="20"/>
          <w:szCs w:val="20"/>
          <w:lang w:val="es-MX"/>
        </w:rPr>
        <w:t>sábado, ‎11‎ de ‎julio‎ de ‎2026, ‏‎06:35:50 a. m.</w:t>
      </w:r>
    </w:p>
    <w:p w14:paraId="6F010449" w14:textId="77777777" w:rsidR="009E6257" w:rsidRPr="00F2411A" w:rsidRDefault="009E6257" w:rsidP="009E6257">
      <w:pPr>
        <w:pStyle w:val="Prrafodelista"/>
        <w:numPr>
          <w:ilvl w:val="0"/>
          <w:numId w:val="15"/>
        </w:numPr>
        <w:rPr>
          <w:rFonts w:ascii="Arial" w:hAnsi="Arial" w:cs="Arial"/>
          <w:sz w:val="20"/>
          <w:szCs w:val="20"/>
          <w:lang w:val="es-MX"/>
        </w:rPr>
      </w:pPr>
      <w:r w:rsidRPr="00F2411A">
        <w:rPr>
          <w:rFonts w:ascii="Arial" w:hAnsi="Arial" w:cs="Arial"/>
          <w:sz w:val="20"/>
          <w:szCs w:val="20"/>
          <w:lang w:val="es-MX"/>
        </w:rPr>
        <w:t>Buscar en todas las revistas de Ovid (Referencias + Abstracts + Revistas Suscritas)</w:t>
      </w:r>
    </w:p>
    <w:p w14:paraId="150E4D7F" w14:textId="77777777" w:rsidR="009E6257" w:rsidRPr="00F2411A" w:rsidRDefault="009E6257" w:rsidP="009E6257">
      <w:pPr>
        <w:pStyle w:val="Prrafodelista"/>
        <w:numPr>
          <w:ilvl w:val="0"/>
          <w:numId w:val="15"/>
        </w:numPr>
        <w:rPr>
          <w:rFonts w:ascii="Arial" w:hAnsi="Arial" w:cs="Arial"/>
          <w:sz w:val="20"/>
          <w:szCs w:val="20"/>
          <w:lang w:val="en-US"/>
        </w:rPr>
      </w:pPr>
      <w:r w:rsidRPr="00F2411A">
        <w:rPr>
          <w:rFonts w:ascii="Arial" w:hAnsi="Arial" w:cs="Arial"/>
          <w:sz w:val="20"/>
          <w:szCs w:val="20"/>
          <w:lang w:val="en-US"/>
        </w:rPr>
        <w:t>EBM Reviews - Cochrane Central Register of Controlled Trials &lt;May 2026&gt;</w:t>
      </w:r>
    </w:p>
    <w:p w14:paraId="60BFC70B" w14:textId="77777777" w:rsidR="009E6257" w:rsidRPr="00F2411A" w:rsidRDefault="009E6257" w:rsidP="009E6257">
      <w:pPr>
        <w:pStyle w:val="Prrafodelista"/>
        <w:numPr>
          <w:ilvl w:val="0"/>
          <w:numId w:val="15"/>
        </w:numPr>
        <w:rPr>
          <w:rFonts w:ascii="Arial" w:hAnsi="Arial" w:cs="Arial"/>
          <w:sz w:val="20"/>
          <w:szCs w:val="20"/>
          <w:lang w:val="en-US"/>
        </w:rPr>
      </w:pPr>
      <w:r w:rsidRPr="00F2411A">
        <w:rPr>
          <w:rFonts w:ascii="Arial" w:hAnsi="Arial" w:cs="Arial"/>
          <w:sz w:val="20"/>
          <w:szCs w:val="20"/>
          <w:lang w:val="en-US"/>
        </w:rPr>
        <w:t xml:space="preserve">APA PsycArticles Full Text Database &lt;1894 to July 2026 Week 01&gt;   </w:t>
      </w:r>
    </w:p>
    <w:p w14:paraId="3843DCE5" w14:textId="77777777" w:rsidR="009E6257" w:rsidRDefault="009E6257" w:rsidP="009E6257">
      <w:pPr>
        <w:pStyle w:val="Prrafodelista"/>
        <w:numPr>
          <w:ilvl w:val="0"/>
          <w:numId w:val="15"/>
        </w:numPr>
        <w:rPr>
          <w:rFonts w:ascii="Arial" w:hAnsi="Arial" w:cs="Arial"/>
          <w:sz w:val="20"/>
          <w:szCs w:val="20"/>
          <w:lang w:val="en-US"/>
        </w:rPr>
      </w:pPr>
      <w:r w:rsidRPr="00F2411A">
        <w:rPr>
          <w:rFonts w:ascii="Arial" w:hAnsi="Arial" w:cs="Arial"/>
          <w:sz w:val="20"/>
          <w:szCs w:val="20"/>
          <w:lang w:val="en-US"/>
        </w:rPr>
        <w:t>APA PsycInfo &lt;1806 to July 2026 Week 1&gt;</w:t>
      </w:r>
    </w:p>
    <w:p w14:paraId="654F960B" w14:textId="77777777" w:rsidR="00CB6E41" w:rsidRDefault="00CB6E41" w:rsidP="00822627">
      <w:pPr>
        <w:rPr>
          <w:rFonts w:ascii="Arial" w:hAnsi="Arial" w:cs="Arial"/>
          <w:sz w:val="20"/>
          <w:szCs w:val="20"/>
          <w:lang w:val="en-US"/>
        </w:rPr>
      </w:pPr>
    </w:p>
    <w:p w14:paraId="55259064" w14:textId="77777777" w:rsidR="00822627" w:rsidRPr="00822627" w:rsidRDefault="00822627" w:rsidP="00822627">
      <w:pPr>
        <w:rPr>
          <w:rFonts w:ascii="Arial" w:hAnsi="Arial" w:cs="Arial"/>
          <w:sz w:val="20"/>
          <w:szCs w:val="20"/>
          <w:lang w:val="en-US"/>
        </w:rPr>
      </w:pPr>
    </w:p>
    <w:p w14:paraId="1E7E0640" w14:textId="77777777" w:rsidR="009E6257" w:rsidRPr="00503ECD" w:rsidRDefault="009E6257" w:rsidP="009E6257">
      <w:pPr>
        <w:rPr>
          <w:rFonts w:ascii="Arial" w:hAnsi="Arial" w:cs="Arial"/>
          <w:sz w:val="20"/>
          <w:szCs w:val="20"/>
          <w:lang w:val="en-US"/>
        </w:rPr>
      </w:pPr>
    </w:p>
    <w:tbl>
      <w:tblPr>
        <w:tblStyle w:val="Tablaconcuadrcula"/>
        <w:tblW w:w="9781" w:type="dxa"/>
        <w:tblInd w:w="-431" w:type="dxa"/>
        <w:tblLook w:val="04A0" w:firstRow="1" w:lastRow="0" w:firstColumn="1" w:lastColumn="0" w:noHBand="0" w:noVBand="1"/>
      </w:tblPr>
      <w:tblGrid>
        <w:gridCol w:w="871"/>
        <w:gridCol w:w="8024"/>
        <w:gridCol w:w="886"/>
      </w:tblGrid>
      <w:tr w:rsidR="009E6257" w:rsidRPr="00CD25F8" w14:paraId="18CCE194" w14:textId="77777777">
        <w:trPr>
          <w:trHeight w:val="300"/>
        </w:trPr>
        <w:tc>
          <w:tcPr>
            <w:tcW w:w="871" w:type="dxa"/>
            <w:noWrap/>
            <w:hideMark/>
          </w:tcPr>
          <w:p w14:paraId="63C27C8C"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w:t>
            </w:r>
          </w:p>
        </w:tc>
        <w:tc>
          <w:tcPr>
            <w:tcW w:w="8025" w:type="dxa"/>
            <w:noWrap/>
            <w:hideMark/>
          </w:tcPr>
          <w:p w14:paraId="3730E2A6"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psilocyb*.ab. or "psilocyb*".ti.</w:t>
            </w:r>
          </w:p>
        </w:tc>
        <w:tc>
          <w:tcPr>
            <w:tcW w:w="885" w:type="dxa"/>
            <w:noWrap/>
            <w:hideMark/>
          </w:tcPr>
          <w:p w14:paraId="6973C156"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2657</w:t>
            </w:r>
          </w:p>
        </w:tc>
      </w:tr>
      <w:tr w:rsidR="009E6257" w:rsidRPr="00CD25F8" w14:paraId="2744EDBE" w14:textId="77777777">
        <w:trPr>
          <w:trHeight w:val="300"/>
        </w:trPr>
        <w:tc>
          <w:tcPr>
            <w:tcW w:w="871" w:type="dxa"/>
            <w:noWrap/>
            <w:hideMark/>
          </w:tcPr>
          <w:p w14:paraId="06F69C5F"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2</w:t>
            </w:r>
          </w:p>
        </w:tc>
        <w:tc>
          <w:tcPr>
            <w:tcW w:w="8025" w:type="dxa"/>
            <w:noWrap/>
            <w:hideMark/>
          </w:tcPr>
          <w:p w14:paraId="3DD9A56E"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depressi*.ab. or "depressi*".ti.</w:t>
            </w:r>
          </w:p>
        </w:tc>
        <w:tc>
          <w:tcPr>
            <w:tcW w:w="885" w:type="dxa"/>
            <w:noWrap/>
            <w:hideMark/>
          </w:tcPr>
          <w:p w14:paraId="61AC3A49"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694135</w:t>
            </w:r>
          </w:p>
        </w:tc>
      </w:tr>
      <w:tr w:rsidR="009E6257" w:rsidRPr="00CD25F8" w14:paraId="3F78676A" w14:textId="77777777">
        <w:trPr>
          <w:trHeight w:val="300"/>
        </w:trPr>
        <w:tc>
          <w:tcPr>
            <w:tcW w:w="871" w:type="dxa"/>
            <w:noWrap/>
            <w:hideMark/>
          </w:tcPr>
          <w:p w14:paraId="1A616918"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3</w:t>
            </w:r>
          </w:p>
        </w:tc>
        <w:tc>
          <w:tcPr>
            <w:tcW w:w="8025" w:type="dxa"/>
            <w:noWrap/>
            <w:hideMark/>
          </w:tcPr>
          <w:p w14:paraId="260973BE"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anxiety*.ab. or "anxiety*".ti.</w:t>
            </w:r>
          </w:p>
        </w:tc>
        <w:tc>
          <w:tcPr>
            <w:tcW w:w="885" w:type="dxa"/>
            <w:noWrap/>
            <w:hideMark/>
          </w:tcPr>
          <w:p w14:paraId="53AA1870"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465286</w:t>
            </w:r>
          </w:p>
        </w:tc>
      </w:tr>
      <w:tr w:rsidR="009E6257" w:rsidRPr="00CD25F8" w14:paraId="0E733B62" w14:textId="77777777">
        <w:trPr>
          <w:trHeight w:val="300"/>
        </w:trPr>
        <w:tc>
          <w:tcPr>
            <w:tcW w:w="871" w:type="dxa"/>
            <w:noWrap/>
            <w:hideMark/>
          </w:tcPr>
          <w:p w14:paraId="09242879"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4</w:t>
            </w:r>
          </w:p>
        </w:tc>
        <w:tc>
          <w:tcPr>
            <w:tcW w:w="8025" w:type="dxa"/>
            <w:noWrap/>
            <w:hideMark/>
          </w:tcPr>
          <w:p w14:paraId="4B317110"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2 or 3</w:t>
            </w:r>
          </w:p>
        </w:tc>
        <w:tc>
          <w:tcPr>
            <w:tcW w:w="885" w:type="dxa"/>
            <w:noWrap/>
            <w:hideMark/>
          </w:tcPr>
          <w:p w14:paraId="42CB5B1D"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937392</w:t>
            </w:r>
          </w:p>
        </w:tc>
      </w:tr>
      <w:tr w:rsidR="009E6257" w:rsidRPr="00CD25F8" w14:paraId="1579E080" w14:textId="77777777">
        <w:trPr>
          <w:trHeight w:val="300"/>
        </w:trPr>
        <w:tc>
          <w:tcPr>
            <w:tcW w:w="871" w:type="dxa"/>
            <w:noWrap/>
            <w:hideMark/>
          </w:tcPr>
          <w:p w14:paraId="75B9DBE4"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5</w:t>
            </w:r>
          </w:p>
        </w:tc>
        <w:tc>
          <w:tcPr>
            <w:tcW w:w="8025" w:type="dxa"/>
            <w:noWrap/>
            <w:hideMark/>
          </w:tcPr>
          <w:p w14:paraId="7635A9FE"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 and 4</w:t>
            </w:r>
          </w:p>
        </w:tc>
        <w:tc>
          <w:tcPr>
            <w:tcW w:w="885" w:type="dxa"/>
            <w:noWrap/>
            <w:hideMark/>
          </w:tcPr>
          <w:p w14:paraId="03C77255"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1120</w:t>
            </w:r>
          </w:p>
        </w:tc>
      </w:tr>
      <w:tr w:rsidR="009E6257" w:rsidRPr="00CD25F8" w14:paraId="50120C1E" w14:textId="77777777">
        <w:trPr>
          <w:trHeight w:val="300"/>
        </w:trPr>
        <w:tc>
          <w:tcPr>
            <w:tcW w:w="871" w:type="dxa"/>
            <w:noWrap/>
            <w:hideMark/>
          </w:tcPr>
          <w:p w14:paraId="7FA65C1F"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6</w:t>
            </w:r>
          </w:p>
        </w:tc>
        <w:tc>
          <w:tcPr>
            <w:tcW w:w="8025" w:type="dxa"/>
            <w:noWrap/>
            <w:hideMark/>
          </w:tcPr>
          <w:p w14:paraId="2C29185C"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(("psilocybin" or "psilocybe") and ("depression" or "anxiety")).mh.</w:t>
            </w:r>
          </w:p>
        </w:tc>
        <w:tc>
          <w:tcPr>
            <w:tcW w:w="885" w:type="dxa"/>
            <w:noWrap/>
            <w:hideMark/>
          </w:tcPr>
          <w:p w14:paraId="3F984814"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37</w:t>
            </w:r>
          </w:p>
        </w:tc>
      </w:tr>
      <w:tr w:rsidR="009E6257" w:rsidRPr="00CD25F8" w14:paraId="44B4BDFC" w14:textId="77777777">
        <w:trPr>
          <w:trHeight w:val="300"/>
        </w:trPr>
        <w:tc>
          <w:tcPr>
            <w:tcW w:w="871" w:type="dxa"/>
            <w:noWrap/>
            <w:hideMark/>
          </w:tcPr>
          <w:p w14:paraId="5F67C778"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7</w:t>
            </w:r>
          </w:p>
        </w:tc>
        <w:tc>
          <w:tcPr>
            <w:tcW w:w="8025" w:type="dxa"/>
            <w:noWrap/>
            <w:hideMark/>
          </w:tcPr>
          <w:p w14:paraId="2B5C2801"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5 or 6</w:t>
            </w:r>
          </w:p>
        </w:tc>
        <w:tc>
          <w:tcPr>
            <w:tcW w:w="885" w:type="dxa"/>
            <w:noWrap/>
            <w:hideMark/>
          </w:tcPr>
          <w:p w14:paraId="097766F0"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1124</w:t>
            </w:r>
          </w:p>
        </w:tc>
      </w:tr>
      <w:tr w:rsidR="009E6257" w:rsidRPr="00CD25F8" w14:paraId="1F0732B0" w14:textId="77777777">
        <w:trPr>
          <w:trHeight w:val="300"/>
        </w:trPr>
        <w:tc>
          <w:tcPr>
            <w:tcW w:w="871" w:type="dxa"/>
            <w:noWrap/>
            <w:hideMark/>
          </w:tcPr>
          <w:p w14:paraId="64E93A3F"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8</w:t>
            </w:r>
          </w:p>
        </w:tc>
        <w:tc>
          <w:tcPr>
            <w:tcW w:w="8025" w:type="dxa"/>
            <w:noWrap/>
            <w:hideMark/>
          </w:tcPr>
          <w:p w14:paraId="626C6A96"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("lsd therapy" or "ayahuasca" or "iboga" or "mdma" or "dmt" or "mescaline" or "peyote" or "dmt therapy" or "lysergic" or "lsd").tw.</w:t>
            </w:r>
          </w:p>
        </w:tc>
        <w:tc>
          <w:tcPr>
            <w:tcW w:w="885" w:type="dxa"/>
            <w:noWrap/>
            <w:hideMark/>
          </w:tcPr>
          <w:p w14:paraId="7441E550"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58446</w:t>
            </w:r>
          </w:p>
        </w:tc>
      </w:tr>
      <w:tr w:rsidR="009E6257" w:rsidRPr="00CD25F8" w14:paraId="30FE7322" w14:textId="77777777">
        <w:trPr>
          <w:trHeight w:val="300"/>
        </w:trPr>
        <w:tc>
          <w:tcPr>
            <w:tcW w:w="871" w:type="dxa"/>
            <w:noWrap/>
            <w:hideMark/>
          </w:tcPr>
          <w:p w14:paraId="723050E4"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9</w:t>
            </w:r>
          </w:p>
        </w:tc>
        <w:tc>
          <w:tcPr>
            <w:tcW w:w="8025" w:type="dxa"/>
            <w:noWrap/>
            <w:hideMark/>
          </w:tcPr>
          <w:p w14:paraId="429C3B8E"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("lsd therapy" or "ayahuasca" or "iboga" or "mdma" or "dmt" or "mescaline" or "peyote" or "dmt therapy" or "lysergic" or "lsd").kw.</w:t>
            </w:r>
          </w:p>
        </w:tc>
        <w:tc>
          <w:tcPr>
            <w:tcW w:w="885" w:type="dxa"/>
            <w:noWrap/>
            <w:hideMark/>
          </w:tcPr>
          <w:p w14:paraId="7EA592D2"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2848</w:t>
            </w:r>
          </w:p>
        </w:tc>
      </w:tr>
      <w:tr w:rsidR="009E6257" w:rsidRPr="00CD25F8" w14:paraId="1D29B354" w14:textId="77777777">
        <w:trPr>
          <w:trHeight w:val="300"/>
        </w:trPr>
        <w:tc>
          <w:tcPr>
            <w:tcW w:w="871" w:type="dxa"/>
            <w:noWrap/>
            <w:hideMark/>
          </w:tcPr>
          <w:p w14:paraId="2C93A81C"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10</w:t>
            </w:r>
          </w:p>
        </w:tc>
        <w:tc>
          <w:tcPr>
            <w:tcW w:w="8025" w:type="dxa"/>
            <w:noWrap/>
            <w:hideMark/>
          </w:tcPr>
          <w:p w14:paraId="37A4FBF6"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8 or 9</w:t>
            </w:r>
          </w:p>
        </w:tc>
        <w:tc>
          <w:tcPr>
            <w:tcW w:w="885" w:type="dxa"/>
            <w:noWrap/>
            <w:hideMark/>
          </w:tcPr>
          <w:p w14:paraId="4F62D246"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58492</w:t>
            </w:r>
          </w:p>
        </w:tc>
      </w:tr>
      <w:tr w:rsidR="009E6257" w:rsidRPr="00CD25F8" w14:paraId="2FBE7B09" w14:textId="77777777">
        <w:trPr>
          <w:trHeight w:val="300"/>
        </w:trPr>
        <w:tc>
          <w:tcPr>
            <w:tcW w:w="871" w:type="dxa"/>
            <w:noWrap/>
            <w:hideMark/>
          </w:tcPr>
          <w:p w14:paraId="63D16692"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11</w:t>
            </w:r>
          </w:p>
        </w:tc>
        <w:tc>
          <w:tcPr>
            <w:tcW w:w="8025" w:type="dxa"/>
            <w:noWrap/>
            <w:hideMark/>
          </w:tcPr>
          <w:p w14:paraId="7358CCB2"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7 not 10</w:t>
            </w:r>
          </w:p>
        </w:tc>
        <w:tc>
          <w:tcPr>
            <w:tcW w:w="885" w:type="dxa"/>
            <w:noWrap/>
            <w:hideMark/>
          </w:tcPr>
          <w:p w14:paraId="30B1CAD1"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719</w:t>
            </w:r>
          </w:p>
        </w:tc>
      </w:tr>
      <w:tr w:rsidR="009E6257" w:rsidRPr="00CD25F8" w14:paraId="475D9577" w14:textId="77777777">
        <w:trPr>
          <w:trHeight w:val="300"/>
        </w:trPr>
        <w:tc>
          <w:tcPr>
            <w:tcW w:w="871" w:type="dxa"/>
            <w:noWrap/>
            <w:hideMark/>
          </w:tcPr>
          <w:p w14:paraId="3982CA35"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12</w:t>
            </w:r>
          </w:p>
        </w:tc>
        <w:tc>
          <w:tcPr>
            <w:tcW w:w="8025" w:type="dxa"/>
            <w:noWrap/>
            <w:hideMark/>
          </w:tcPr>
          <w:p w14:paraId="69942719"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remove duplicates from 11</w:t>
            </w:r>
          </w:p>
        </w:tc>
        <w:tc>
          <w:tcPr>
            <w:tcW w:w="885" w:type="dxa"/>
            <w:noWrap/>
            <w:hideMark/>
          </w:tcPr>
          <w:p w14:paraId="73ACCDBC"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639</w:t>
            </w:r>
          </w:p>
        </w:tc>
      </w:tr>
      <w:tr w:rsidR="009E6257" w:rsidRPr="00CD25F8" w14:paraId="7A37336F" w14:textId="77777777">
        <w:trPr>
          <w:trHeight w:val="300"/>
        </w:trPr>
        <w:tc>
          <w:tcPr>
            <w:tcW w:w="871" w:type="dxa"/>
            <w:noWrap/>
            <w:hideMark/>
          </w:tcPr>
          <w:p w14:paraId="6C3BCCEC"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13</w:t>
            </w:r>
          </w:p>
        </w:tc>
        <w:tc>
          <w:tcPr>
            <w:tcW w:w="8025" w:type="dxa"/>
            <w:noWrap/>
            <w:hideMark/>
          </w:tcPr>
          <w:p w14:paraId="4D3159A4"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limit 12 to yr="2022 -Current"</w:t>
            </w:r>
          </w:p>
        </w:tc>
        <w:tc>
          <w:tcPr>
            <w:tcW w:w="885" w:type="dxa"/>
            <w:noWrap/>
            <w:hideMark/>
          </w:tcPr>
          <w:p w14:paraId="7948D598"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464</w:t>
            </w:r>
          </w:p>
        </w:tc>
      </w:tr>
      <w:tr w:rsidR="009E6257" w:rsidRPr="00CD25F8" w14:paraId="3F5A7869" w14:textId="77777777">
        <w:trPr>
          <w:trHeight w:val="300"/>
        </w:trPr>
        <w:tc>
          <w:tcPr>
            <w:tcW w:w="871" w:type="dxa"/>
            <w:noWrap/>
            <w:hideMark/>
          </w:tcPr>
          <w:p w14:paraId="32BD160C"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14</w:t>
            </w:r>
          </w:p>
        </w:tc>
        <w:tc>
          <w:tcPr>
            <w:tcW w:w="8025" w:type="dxa"/>
            <w:noWrap/>
            <w:hideMark/>
          </w:tcPr>
          <w:p w14:paraId="1B03936B"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limit 13 to full text</w:t>
            </w:r>
          </w:p>
        </w:tc>
        <w:tc>
          <w:tcPr>
            <w:tcW w:w="885" w:type="dxa"/>
            <w:noWrap/>
            <w:hideMark/>
          </w:tcPr>
          <w:p w14:paraId="733B272A"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188</w:t>
            </w:r>
          </w:p>
        </w:tc>
      </w:tr>
      <w:tr w:rsidR="009E6257" w:rsidRPr="00CD25F8" w14:paraId="083AAED6" w14:textId="77777777">
        <w:trPr>
          <w:trHeight w:val="300"/>
        </w:trPr>
        <w:tc>
          <w:tcPr>
            <w:tcW w:w="871" w:type="dxa"/>
            <w:noWrap/>
            <w:hideMark/>
          </w:tcPr>
          <w:p w14:paraId="0CCA1B41"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15</w:t>
            </w:r>
          </w:p>
        </w:tc>
        <w:tc>
          <w:tcPr>
            <w:tcW w:w="8025" w:type="dxa"/>
            <w:noWrap/>
            <w:hideMark/>
          </w:tcPr>
          <w:p w14:paraId="40844E8D" w14:textId="77777777" w:rsidR="009E6257" w:rsidRPr="00CD25F8" w:rsidRDefault="009E6257">
            <w:pPr>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limit 13 to human</w:t>
            </w:r>
          </w:p>
        </w:tc>
        <w:tc>
          <w:tcPr>
            <w:tcW w:w="885" w:type="dxa"/>
            <w:noWrap/>
            <w:hideMark/>
          </w:tcPr>
          <w:p w14:paraId="2EC64B12"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390</w:t>
            </w:r>
          </w:p>
        </w:tc>
      </w:tr>
      <w:tr w:rsidR="009E6257" w:rsidRPr="00CD25F8" w14:paraId="5767D84D" w14:textId="77777777">
        <w:trPr>
          <w:trHeight w:val="300"/>
        </w:trPr>
        <w:tc>
          <w:tcPr>
            <w:tcW w:w="871" w:type="dxa"/>
            <w:noWrap/>
            <w:hideMark/>
          </w:tcPr>
          <w:p w14:paraId="4E51EB2F"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16</w:t>
            </w:r>
          </w:p>
        </w:tc>
        <w:tc>
          <w:tcPr>
            <w:tcW w:w="8025" w:type="dxa"/>
            <w:noWrap/>
            <w:hideMark/>
          </w:tcPr>
          <w:p w14:paraId="37B840B1" w14:textId="77777777" w:rsidR="009E6257" w:rsidRPr="00CD25F8" w:rsidRDefault="009E6257">
            <w:pPr>
              <w:rPr>
                <w:rFonts w:ascii="Aptos Narrow" w:eastAsia="Times New Roman" w:hAnsi="Aptos Narrow" w:cs="Times New Roman"/>
                <w:color w:val="000000"/>
                <w:kern w:val="0"/>
                <w:lang w:val="en-US" w:eastAsia="es-MX"/>
                <w14:ligatures w14:val="none"/>
              </w:rPr>
            </w:pPr>
            <w:r w:rsidRPr="00CD25F8">
              <w:rPr>
                <w:rFonts w:ascii="Aptos Narrow" w:eastAsia="Times New Roman" w:hAnsi="Aptos Narrow" w:cs="Times New Roman"/>
                <w:color w:val="000000"/>
                <w:kern w:val="0"/>
                <w:lang w:val="en-US" w:eastAsia="es-MX"/>
                <w14:ligatures w14:val="none"/>
              </w:rPr>
              <w:t>limit 14 to human [Limit not valid in CCTR; records were retained]</w:t>
            </w:r>
          </w:p>
        </w:tc>
        <w:tc>
          <w:tcPr>
            <w:tcW w:w="885" w:type="dxa"/>
            <w:noWrap/>
            <w:hideMark/>
          </w:tcPr>
          <w:p w14:paraId="32969F3E" w14:textId="77777777" w:rsidR="009E6257" w:rsidRPr="00CD25F8" w:rsidRDefault="009E6257">
            <w:pPr>
              <w:jc w:val="right"/>
              <w:rPr>
                <w:rFonts w:ascii="Aptos Narrow" w:eastAsia="Times New Roman" w:hAnsi="Aptos Narrow" w:cs="Times New Roman"/>
                <w:color w:val="000000"/>
                <w:kern w:val="0"/>
                <w:lang w:val="es-MX" w:eastAsia="es-MX"/>
                <w14:ligatures w14:val="none"/>
              </w:rPr>
            </w:pPr>
            <w:r w:rsidRPr="00CD25F8">
              <w:rPr>
                <w:rFonts w:ascii="Aptos Narrow" w:eastAsia="Times New Roman" w:hAnsi="Aptos Narrow" w:cs="Times New Roman"/>
                <w:color w:val="000000"/>
                <w:kern w:val="0"/>
                <w:lang w:val="es-MX" w:eastAsia="es-MX"/>
                <w14:ligatures w14:val="none"/>
              </w:rPr>
              <w:t>159</w:t>
            </w:r>
          </w:p>
        </w:tc>
      </w:tr>
    </w:tbl>
    <w:p w14:paraId="45E1E674" w14:textId="77777777" w:rsidR="009E6257" w:rsidRDefault="009E6257" w:rsidP="009E6257">
      <w:pPr>
        <w:rPr>
          <w:rFonts w:ascii="Arial" w:hAnsi="Arial" w:cs="Arial"/>
          <w:sz w:val="20"/>
          <w:szCs w:val="20"/>
          <w:lang w:val="en-US"/>
        </w:rPr>
      </w:pPr>
    </w:p>
    <w:p w14:paraId="0652B9E0" w14:textId="77777777" w:rsidR="009E6257" w:rsidRDefault="009E6257" w:rsidP="009E6257">
      <w:pPr>
        <w:rPr>
          <w:rFonts w:ascii="Arial" w:hAnsi="Arial" w:cs="Arial"/>
          <w:sz w:val="20"/>
          <w:szCs w:val="20"/>
          <w:lang w:val="en-US"/>
        </w:rPr>
      </w:pPr>
      <w:r>
        <w:rPr>
          <w:rFonts w:ascii="Arial" w:hAnsi="Arial" w:cs="Arial"/>
          <w:sz w:val="20"/>
          <w:szCs w:val="20"/>
          <w:lang w:val="en-US"/>
        </w:rPr>
        <w:t xml:space="preserve">THE WEB OF SIENCE </w:t>
      </w:r>
      <w:r w:rsidRPr="00B52C61">
        <w:rPr>
          <w:rFonts w:ascii="Arial" w:hAnsi="Arial" w:cs="Arial"/>
          <w:sz w:val="20"/>
          <w:szCs w:val="20"/>
          <w:lang w:val="en-US"/>
        </w:rPr>
        <w:t>Sat Jul 11 2026 08:09:22-08:37:58 GMT-0600 (hora estándar central)</w:t>
      </w:r>
    </w:p>
    <w:p w14:paraId="2EB16FA9"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WOS: 1900 to 2026</w:t>
      </w:r>
    </w:p>
    <w:p w14:paraId="68158374"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BIOABS: 1993 to 2026</w:t>
      </w:r>
    </w:p>
    <w:p w14:paraId="1C60E9E9"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CCC: 1998 to 2026</w:t>
      </w:r>
    </w:p>
    <w:p w14:paraId="4CFA5148"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DIIDW: 1966 to 2019</w:t>
      </w:r>
    </w:p>
    <w:p w14:paraId="3A0D157E"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GRANTS: 1953 to 2026</w:t>
      </w:r>
    </w:p>
    <w:p w14:paraId="22FE508D"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KJD: 1980 to 2026</w:t>
      </w:r>
    </w:p>
    <w:p w14:paraId="1164F988"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PPRN: 1991 to 2026</w:t>
      </w:r>
    </w:p>
    <w:p w14:paraId="69C594BF"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PQDT: 1637 to 2026</w:t>
      </w:r>
    </w:p>
    <w:p w14:paraId="5BE84205"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RC: 2015 to 2026</w:t>
      </w:r>
    </w:p>
    <w:p w14:paraId="7839A376"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SCIELO: 2002 to 2026</w:t>
      </w:r>
    </w:p>
    <w:p w14:paraId="5640EA6A" w14:textId="77777777" w:rsidR="009E6257" w:rsidRPr="00997AEA" w:rsidRDefault="009E6257" w:rsidP="009E6257">
      <w:pPr>
        <w:pStyle w:val="Prrafodelista"/>
        <w:numPr>
          <w:ilvl w:val="0"/>
          <w:numId w:val="18"/>
        </w:numPr>
        <w:rPr>
          <w:rFonts w:ascii="Arial" w:hAnsi="Arial" w:cs="Arial"/>
          <w:sz w:val="20"/>
          <w:szCs w:val="20"/>
          <w:lang w:val="en-US"/>
        </w:rPr>
      </w:pPr>
      <w:r w:rsidRPr="00997AEA">
        <w:rPr>
          <w:rFonts w:ascii="Arial" w:hAnsi="Arial" w:cs="Arial"/>
          <w:sz w:val="20"/>
          <w:szCs w:val="20"/>
          <w:lang w:val="en-US"/>
        </w:rPr>
        <w:t>ZOOREC: 1976 to 2026</w:t>
      </w:r>
    </w:p>
    <w:p w14:paraId="136DCACA" w14:textId="77777777" w:rsidR="009E6257" w:rsidRPr="00254825" w:rsidRDefault="009E6257" w:rsidP="009E6257">
      <w:pPr>
        <w:rPr>
          <w:rFonts w:ascii="Arial" w:hAnsi="Arial" w:cs="Arial"/>
          <w:sz w:val="20"/>
          <w:szCs w:val="20"/>
          <w:lang w:val="en-US"/>
        </w:rPr>
      </w:pPr>
    </w:p>
    <w:tbl>
      <w:tblPr>
        <w:tblStyle w:val="Tablaconcuadrcula"/>
        <w:tblW w:w="5000" w:type="pct"/>
        <w:tblLook w:val="04A0" w:firstRow="1" w:lastRow="0" w:firstColumn="1" w:lastColumn="0" w:noHBand="0" w:noVBand="1"/>
      </w:tblPr>
      <w:tblGrid>
        <w:gridCol w:w="460"/>
        <w:gridCol w:w="7822"/>
        <w:gridCol w:w="1068"/>
      </w:tblGrid>
      <w:tr w:rsidR="009E6257" w:rsidRPr="00386032" w14:paraId="40710B7B" w14:textId="77777777">
        <w:trPr>
          <w:trHeight w:val="293"/>
        </w:trPr>
        <w:tc>
          <w:tcPr>
            <w:tcW w:w="246" w:type="pct"/>
            <w:hideMark/>
          </w:tcPr>
          <w:p w14:paraId="76095888"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w:t>
            </w:r>
          </w:p>
        </w:tc>
        <w:tc>
          <w:tcPr>
            <w:tcW w:w="4183" w:type="pct"/>
            <w:hideMark/>
          </w:tcPr>
          <w:p w14:paraId="5F965F9A"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Search Query</w:t>
            </w:r>
          </w:p>
        </w:tc>
        <w:tc>
          <w:tcPr>
            <w:tcW w:w="571" w:type="pct"/>
            <w:hideMark/>
          </w:tcPr>
          <w:p w14:paraId="26DE7D13"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Results</w:t>
            </w:r>
          </w:p>
        </w:tc>
      </w:tr>
      <w:tr w:rsidR="009E6257" w:rsidRPr="00386032" w14:paraId="473ED7BE" w14:textId="77777777">
        <w:trPr>
          <w:trHeight w:val="411"/>
        </w:trPr>
        <w:tc>
          <w:tcPr>
            <w:tcW w:w="246" w:type="pct"/>
            <w:hideMark/>
          </w:tcPr>
          <w:p w14:paraId="4BD255C2"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w:t>
            </w:r>
          </w:p>
        </w:tc>
        <w:tc>
          <w:tcPr>
            <w:tcW w:w="4183" w:type="pct"/>
            <w:hideMark/>
          </w:tcPr>
          <w:p w14:paraId="5F30D8C7"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(TS=(psilocybin therapy )) OR TS=(psilocybin assisted therapy) </w:t>
            </w:r>
          </w:p>
        </w:tc>
        <w:tc>
          <w:tcPr>
            <w:tcW w:w="571" w:type="pct"/>
            <w:noWrap/>
            <w:hideMark/>
          </w:tcPr>
          <w:p w14:paraId="6FF93A4F"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3321</w:t>
            </w:r>
          </w:p>
        </w:tc>
      </w:tr>
      <w:tr w:rsidR="009E6257" w:rsidRPr="00386032" w14:paraId="6B7D5D31" w14:textId="77777777">
        <w:trPr>
          <w:trHeight w:val="587"/>
        </w:trPr>
        <w:tc>
          <w:tcPr>
            <w:tcW w:w="246" w:type="pct"/>
            <w:hideMark/>
          </w:tcPr>
          <w:p w14:paraId="50E7755B"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2</w:t>
            </w:r>
          </w:p>
        </w:tc>
        <w:tc>
          <w:tcPr>
            <w:tcW w:w="4183" w:type="pct"/>
            <w:hideMark/>
          </w:tcPr>
          <w:p w14:paraId="5A8DFC06"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TI=(psilocybin) OR TI=(psilocybe) OR TI=("psilocibin") OR AB=(psilocybin) OR AB=(psilocybe) OR AB=("psilocibin") </w:t>
            </w:r>
          </w:p>
        </w:tc>
        <w:tc>
          <w:tcPr>
            <w:tcW w:w="571" w:type="pct"/>
            <w:hideMark/>
          </w:tcPr>
          <w:p w14:paraId="140A5576"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4073</w:t>
            </w:r>
          </w:p>
        </w:tc>
      </w:tr>
      <w:tr w:rsidR="009E6257" w:rsidRPr="00386032" w14:paraId="7BB959BB" w14:textId="77777777">
        <w:trPr>
          <w:trHeight w:val="332"/>
        </w:trPr>
        <w:tc>
          <w:tcPr>
            <w:tcW w:w="246" w:type="pct"/>
            <w:hideMark/>
          </w:tcPr>
          <w:p w14:paraId="436D0C06"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3</w:t>
            </w:r>
          </w:p>
        </w:tc>
        <w:tc>
          <w:tcPr>
            <w:tcW w:w="4183" w:type="pct"/>
            <w:hideMark/>
          </w:tcPr>
          <w:p w14:paraId="49731952"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(TS=("depression and anxiety")) OR TS=(dysthymia) </w:t>
            </w:r>
          </w:p>
        </w:tc>
        <w:tc>
          <w:tcPr>
            <w:tcW w:w="571" w:type="pct"/>
            <w:hideMark/>
          </w:tcPr>
          <w:p w14:paraId="5F9F4224"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52429</w:t>
            </w:r>
          </w:p>
        </w:tc>
      </w:tr>
      <w:tr w:rsidR="009E6257" w:rsidRPr="00386032" w14:paraId="1A82CF53" w14:textId="77777777">
        <w:trPr>
          <w:trHeight w:val="587"/>
        </w:trPr>
        <w:tc>
          <w:tcPr>
            <w:tcW w:w="246" w:type="pct"/>
            <w:hideMark/>
          </w:tcPr>
          <w:p w14:paraId="10B46867"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4</w:t>
            </w:r>
          </w:p>
        </w:tc>
        <w:tc>
          <w:tcPr>
            <w:tcW w:w="4183" w:type="pct"/>
            <w:hideMark/>
          </w:tcPr>
          <w:p w14:paraId="7415E87E"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TI=("depression") OR TI=("depressive") OR TI=("anxiety") OR AB=("depression") OR AB=("depressive") OR AB=("anxiety") </w:t>
            </w:r>
          </w:p>
        </w:tc>
        <w:tc>
          <w:tcPr>
            <w:tcW w:w="571" w:type="pct"/>
            <w:hideMark/>
          </w:tcPr>
          <w:p w14:paraId="07852901"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1253483</w:t>
            </w:r>
          </w:p>
        </w:tc>
      </w:tr>
      <w:tr w:rsidR="009E6257" w:rsidRPr="00386032" w14:paraId="0073B269" w14:textId="77777777">
        <w:trPr>
          <w:trHeight w:val="305"/>
        </w:trPr>
        <w:tc>
          <w:tcPr>
            <w:tcW w:w="246" w:type="pct"/>
            <w:hideMark/>
          </w:tcPr>
          <w:p w14:paraId="27587354"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5</w:t>
            </w:r>
          </w:p>
        </w:tc>
        <w:tc>
          <w:tcPr>
            <w:tcW w:w="4183" w:type="pct"/>
            <w:hideMark/>
          </w:tcPr>
          <w:p w14:paraId="074D1EA2"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 xml:space="preserve">#1 OR #2 </w:t>
            </w:r>
          </w:p>
        </w:tc>
        <w:tc>
          <w:tcPr>
            <w:tcW w:w="571" w:type="pct"/>
            <w:hideMark/>
          </w:tcPr>
          <w:p w14:paraId="349CDA69"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5320</w:t>
            </w:r>
          </w:p>
        </w:tc>
      </w:tr>
      <w:tr w:rsidR="009E6257" w:rsidRPr="00386032" w14:paraId="3E9C391E" w14:textId="77777777">
        <w:trPr>
          <w:trHeight w:val="390"/>
        </w:trPr>
        <w:tc>
          <w:tcPr>
            <w:tcW w:w="246" w:type="pct"/>
            <w:hideMark/>
          </w:tcPr>
          <w:p w14:paraId="71900576"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6</w:t>
            </w:r>
          </w:p>
        </w:tc>
        <w:tc>
          <w:tcPr>
            <w:tcW w:w="4183" w:type="pct"/>
            <w:hideMark/>
          </w:tcPr>
          <w:p w14:paraId="3D2E7D39"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 xml:space="preserve">#3 OR #4 </w:t>
            </w:r>
          </w:p>
        </w:tc>
        <w:tc>
          <w:tcPr>
            <w:tcW w:w="571" w:type="pct"/>
            <w:hideMark/>
          </w:tcPr>
          <w:p w14:paraId="3B86D4BD"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1254219</w:t>
            </w:r>
          </w:p>
        </w:tc>
      </w:tr>
      <w:tr w:rsidR="009E6257" w:rsidRPr="00386032" w14:paraId="5F9C26A1" w14:textId="77777777">
        <w:trPr>
          <w:trHeight w:val="383"/>
        </w:trPr>
        <w:tc>
          <w:tcPr>
            <w:tcW w:w="246" w:type="pct"/>
            <w:hideMark/>
          </w:tcPr>
          <w:p w14:paraId="0A48014E"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lastRenderedPageBreak/>
              <w:t>7</w:t>
            </w:r>
          </w:p>
        </w:tc>
        <w:tc>
          <w:tcPr>
            <w:tcW w:w="4183" w:type="pct"/>
            <w:hideMark/>
          </w:tcPr>
          <w:p w14:paraId="0766B2CE"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 xml:space="preserve">#5 AND #6 </w:t>
            </w:r>
          </w:p>
        </w:tc>
        <w:tc>
          <w:tcPr>
            <w:tcW w:w="571" w:type="pct"/>
            <w:hideMark/>
          </w:tcPr>
          <w:p w14:paraId="09E6356C"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1600</w:t>
            </w:r>
          </w:p>
        </w:tc>
      </w:tr>
      <w:tr w:rsidR="009E6257" w:rsidRPr="00386032" w14:paraId="656C7FAC" w14:textId="77777777">
        <w:trPr>
          <w:trHeight w:val="520"/>
        </w:trPr>
        <w:tc>
          <w:tcPr>
            <w:tcW w:w="246" w:type="pct"/>
            <w:hideMark/>
          </w:tcPr>
          <w:p w14:paraId="0482E9C0"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8</w:t>
            </w:r>
          </w:p>
        </w:tc>
        <w:tc>
          <w:tcPr>
            <w:tcW w:w="4183" w:type="pct"/>
            <w:hideMark/>
          </w:tcPr>
          <w:p w14:paraId="2D4E1682" w14:textId="77777777" w:rsidR="009E6257" w:rsidRPr="0077261B"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#5 AND #6 and (Publication Years) </w:t>
            </w:r>
          </w:p>
        </w:tc>
        <w:tc>
          <w:tcPr>
            <w:tcW w:w="571" w:type="pct"/>
            <w:hideMark/>
          </w:tcPr>
          <w:p w14:paraId="27C25611"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1198</w:t>
            </w:r>
          </w:p>
        </w:tc>
      </w:tr>
      <w:tr w:rsidR="009E6257" w:rsidRPr="00386032" w14:paraId="605DFB15" w14:textId="77777777">
        <w:trPr>
          <w:trHeight w:val="587"/>
        </w:trPr>
        <w:tc>
          <w:tcPr>
            <w:tcW w:w="246" w:type="pct"/>
            <w:hideMark/>
          </w:tcPr>
          <w:p w14:paraId="0E6ADDDA"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9</w:t>
            </w:r>
          </w:p>
        </w:tc>
        <w:tc>
          <w:tcPr>
            <w:tcW w:w="4183" w:type="pct"/>
            <w:hideMark/>
          </w:tcPr>
          <w:p w14:paraId="34CDAB0B"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#5 AND #6 and (Publication Years) and (Open Access) </w:t>
            </w:r>
          </w:p>
          <w:p w14:paraId="51279D56" w14:textId="77777777" w:rsidR="009E6257" w:rsidRPr="00EF17D7" w:rsidRDefault="009E6257">
            <w:pPr>
              <w:rPr>
                <w:rFonts w:ascii="Calibri" w:eastAsia="Times New Roman" w:hAnsi="Calibri" w:cs="Calibri"/>
                <w:color w:val="000000"/>
                <w:kern w:val="0"/>
                <w:sz w:val="24"/>
                <w:szCs w:val="24"/>
                <w:lang w:val="en-US" w:eastAsia="es-MX"/>
                <w14:ligatures w14:val="none"/>
              </w:rPr>
            </w:pPr>
          </w:p>
        </w:tc>
        <w:tc>
          <w:tcPr>
            <w:tcW w:w="571" w:type="pct"/>
            <w:hideMark/>
          </w:tcPr>
          <w:p w14:paraId="77CBCBFF" w14:textId="77777777" w:rsidR="009E6257" w:rsidRPr="00386032" w:rsidRDefault="009E6257">
            <w:pPr>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715</w:t>
            </w:r>
          </w:p>
        </w:tc>
      </w:tr>
      <w:tr w:rsidR="009E6257" w:rsidRPr="00EF17D7" w14:paraId="3C9AB842" w14:textId="77777777">
        <w:trPr>
          <w:trHeight w:val="70"/>
        </w:trPr>
        <w:tc>
          <w:tcPr>
            <w:tcW w:w="246" w:type="pct"/>
            <w:hideMark/>
          </w:tcPr>
          <w:p w14:paraId="107641CD" w14:textId="77777777" w:rsidR="009E6257" w:rsidRPr="00386032" w:rsidRDefault="009E6257">
            <w:pPr>
              <w:jc w:val="right"/>
              <w:rPr>
                <w:rFonts w:ascii="Calibri" w:eastAsia="Times New Roman" w:hAnsi="Calibri" w:cs="Calibri"/>
                <w:color w:val="000000"/>
                <w:kern w:val="0"/>
                <w:sz w:val="24"/>
                <w:szCs w:val="24"/>
                <w:lang w:val="es-MX" w:eastAsia="es-MX"/>
                <w14:ligatures w14:val="none"/>
              </w:rPr>
            </w:pPr>
            <w:r w:rsidRPr="00386032">
              <w:rPr>
                <w:rFonts w:ascii="Calibri" w:eastAsia="Times New Roman" w:hAnsi="Calibri" w:cs="Calibri"/>
                <w:color w:val="000000"/>
                <w:kern w:val="0"/>
                <w:sz w:val="24"/>
                <w:szCs w:val="24"/>
                <w:lang w:val="es-MX" w:eastAsia="es-MX"/>
                <w14:ligatures w14:val="none"/>
              </w:rPr>
              <w:t>10</w:t>
            </w:r>
          </w:p>
        </w:tc>
        <w:tc>
          <w:tcPr>
            <w:tcW w:w="4183" w:type="pct"/>
            <w:hideMark/>
          </w:tcPr>
          <w:p w14:paraId="23C721E7"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#5 AND #6 and (Publication Years) and (Open Access) and (MeSH Headings)</w:t>
            </w:r>
          </w:p>
        </w:tc>
        <w:tc>
          <w:tcPr>
            <w:tcW w:w="571" w:type="pct"/>
            <w:hideMark/>
          </w:tcPr>
          <w:p w14:paraId="296C58E3"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417</w:t>
            </w:r>
          </w:p>
        </w:tc>
      </w:tr>
      <w:tr w:rsidR="009E6257" w:rsidRPr="00EF17D7" w14:paraId="45C54B69" w14:textId="77777777">
        <w:trPr>
          <w:trHeight w:val="70"/>
        </w:trPr>
        <w:tc>
          <w:tcPr>
            <w:tcW w:w="246" w:type="pct"/>
            <w:hideMark/>
          </w:tcPr>
          <w:p w14:paraId="169B93DF" w14:textId="77777777" w:rsidR="009E6257" w:rsidRPr="00EF17D7" w:rsidRDefault="009E6257">
            <w:pPr>
              <w:jc w:val="right"/>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11</w:t>
            </w:r>
          </w:p>
        </w:tc>
        <w:tc>
          <w:tcPr>
            <w:tcW w:w="4183" w:type="pct"/>
            <w:hideMark/>
          </w:tcPr>
          <w:p w14:paraId="698487F5"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#5 AND #6 and (Publication Years) and (Open Access) and (MeSH Headings)</w:t>
            </w:r>
            <w:r>
              <w:rPr>
                <w:rFonts w:ascii="Calibri" w:eastAsia="Times New Roman" w:hAnsi="Calibri" w:cs="Calibri"/>
                <w:color w:val="000000"/>
                <w:kern w:val="0"/>
                <w:sz w:val="24"/>
                <w:szCs w:val="24"/>
                <w:lang w:val="en-US" w:eastAsia="es-MX"/>
                <w14:ligatures w14:val="none"/>
              </w:rPr>
              <w:t xml:space="preserve"> and</w:t>
            </w:r>
            <w:r w:rsidRPr="00EF17D7">
              <w:rPr>
                <w:rFonts w:ascii="Calibri" w:eastAsia="Times New Roman" w:hAnsi="Calibri" w:cs="Calibri"/>
                <w:color w:val="000000"/>
                <w:kern w:val="0"/>
                <w:sz w:val="24"/>
                <w:szCs w:val="24"/>
                <w:lang w:val="en-US" w:eastAsia="es-MX"/>
                <w14:ligatures w14:val="none"/>
              </w:rPr>
              <w:t xml:space="preserve"> (Major Concepts) </w:t>
            </w:r>
          </w:p>
        </w:tc>
        <w:tc>
          <w:tcPr>
            <w:tcW w:w="571" w:type="pct"/>
            <w:hideMark/>
          </w:tcPr>
          <w:p w14:paraId="1C60B9D1"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235</w:t>
            </w:r>
          </w:p>
        </w:tc>
      </w:tr>
      <w:tr w:rsidR="009E6257" w:rsidRPr="00EF17D7" w14:paraId="79D7668C" w14:textId="77777777">
        <w:trPr>
          <w:trHeight w:val="694"/>
        </w:trPr>
        <w:tc>
          <w:tcPr>
            <w:tcW w:w="246" w:type="pct"/>
            <w:hideMark/>
          </w:tcPr>
          <w:p w14:paraId="3CEAD5BC" w14:textId="77777777" w:rsidR="009E6257" w:rsidRPr="00EF17D7" w:rsidRDefault="009E6257">
            <w:pPr>
              <w:jc w:val="right"/>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12</w:t>
            </w:r>
          </w:p>
        </w:tc>
        <w:tc>
          <w:tcPr>
            <w:tcW w:w="4183" w:type="pct"/>
            <w:hideMark/>
          </w:tcPr>
          <w:p w14:paraId="181657EE"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386032">
              <w:rPr>
                <w:rFonts w:ascii="Calibri" w:eastAsia="Times New Roman" w:hAnsi="Calibri" w:cs="Calibri"/>
                <w:color w:val="000000"/>
                <w:kern w:val="0"/>
                <w:sz w:val="24"/>
                <w:szCs w:val="24"/>
                <w:lang w:val="en-US" w:eastAsia="es-MX"/>
                <w14:ligatures w14:val="none"/>
              </w:rPr>
              <w:t xml:space="preserve">#5 AND #6 </w:t>
            </w:r>
            <w:r w:rsidRPr="00EF17D7">
              <w:rPr>
                <w:rFonts w:ascii="Calibri" w:eastAsia="Times New Roman" w:hAnsi="Calibri" w:cs="Calibri"/>
                <w:color w:val="000000"/>
                <w:kern w:val="0"/>
                <w:sz w:val="24"/>
                <w:szCs w:val="24"/>
                <w:lang w:val="en-US" w:eastAsia="es-MX"/>
                <w14:ligatures w14:val="none"/>
              </w:rPr>
              <w:t>and (Publication Years) and (Open Access) and (MeSH Headings)</w:t>
            </w:r>
            <w:r>
              <w:rPr>
                <w:rFonts w:ascii="Calibri" w:eastAsia="Times New Roman" w:hAnsi="Calibri" w:cs="Calibri"/>
                <w:color w:val="000000"/>
                <w:kern w:val="0"/>
                <w:sz w:val="24"/>
                <w:szCs w:val="24"/>
                <w:lang w:val="en-US" w:eastAsia="es-MX"/>
                <w14:ligatures w14:val="none"/>
              </w:rPr>
              <w:t xml:space="preserve"> and</w:t>
            </w:r>
            <w:r w:rsidRPr="00EF17D7">
              <w:rPr>
                <w:rFonts w:ascii="Calibri" w:eastAsia="Times New Roman" w:hAnsi="Calibri" w:cs="Calibri"/>
                <w:color w:val="000000"/>
                <w:kern w:val="0"/>
                <w:sz w:val="24"/>
                <w:szCs w:val="24"/>
                <w:lang w:val="en-US" w:eastAsia="es-MX"/>
                <w14:ligatures w14:val="none"/>
              </w:rPr>
              <w:t xml:space="preserve"> (Major Concepts)</w:t>
            </w:r>
            <w:r>
              <w:rPr>
                <w:rFonts w:ascii="Calibri" w:eastAsia="Times New Roman" w:hAnsi="Calibri" w:cs="Calibri"/>
                <w:color w:val="000000"/>
                <w:kern w:val="0"/>
                <w:sz w:val="24"/>
                <w:szCs w:val="24"/>
                <w:lang w:val="en-US" w:eastAsia="es-MX"/>
                <w14:ligatures w14:val="none"/>
              </w:rPr>
              <w:t xml:space="preserve"> </w:t>
            </w:r>
            <w:r w:rsidRPr="00386032">
              <w:rPr>
                <w:rFonts w:ascii="Calibri" w:eastAsia="Times New Roman" w:hAnsi="Calibri" w:cs="Calibri"/>
                <w:color w:val="000000"/>
                <w:kern w:val="0"/>
                <w:sz w:val="24"/>
                <w:szCs w:val="24"/>
                <w:lang w:val="en-US" w:eastAsia="es-MX"/>
                <w14:ligatures w14:val="none"/>
              </w:rPr>
              <w:t xml:space="preserve">and </w:t>
            </w:r>
            <w:r w:rsidRPr="00EF17D7">
              <w:rPr>
                <w:rFonts w:ascii="Calibri" w:eastAsia="Times New Roman" w:hAnsi="Calibri" w:cs="Calibri"/>
                <w:color w:val="000000"/>
                <w:kern w:val="0"/>
                <w:sz w:val="24"/>
                <w:szCs w:val="24"/>
                <w:lang w:val="en-US" w:eastAsia="es-MX"/>
                <w14:ligatures w14:val="none"/>
              </w:rPr>
              <w:t>(Exclude – Document Types)</w:t>
            </w:r>
          </w:p>
        </w:tc>
        <w:tc>
          <w:tcPr>
            <w:tcW w:w="571" w:type="pct"/>
            <w:hideMark/>
          </w:tcPr>
          <w:p w14:paraId="2C37F5A4"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229</w:t>
            </w:r>
          </w:p>
        </w:tc>
      </w:tr>
      <w:tr w:rsidR="009E6257" w:rsidRPr="00EF17D7" w14:paraId="07D09534" w14:textId="77777777">
        <w:trPr>
          <w:trHeight w:val="425"/>
        </w:trPr>
        <w:tc>
          <w:tcPr>
            <w:tcW w:w="246" w:type="pct"/>
            <w:hideMark/>
          </w:tcPr>
          <w:p w14:paraId="5785FE1F" w14:textId="77777777" w:rsidR="009E6257" w:rsidRPr="00EF17D7" w:rsidRDefault="009E6257">
            <w:pPr>
              <w:jc w:val="right"/>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13</w:t>
            </w:r>
          </w:p>
        </w:tc>
        <w:tc>
          <w:tcPr>
            <w:tcW w:w="4183" w:type="pct"/>
            <w:hideMark/>
          </w:tcPr>
          <w:p w14:paraId="4A72CF71"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((TI=("systematic review")) OR TI=(meta-analysis)) OR TI=("metaanalysis") </w:t>
            </w:r>
          </w:p>
        </w:tc>
        <w:tc>
          <w:tcPr>
            <w:tcW w:w="571" w:type="pct"/>
            <w:hideMark/>
          </w:tcPr>
          <w:p w14:paraId="318CF645"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571891</w:t>
            </w:r>
          </w:p>
        </w:tc>
      </w:tr>
      <w:tr w:rsidR="009E6257" w:rsidRPr="00EF17D7" w14:paraId="28DEFD1A" w14:textId="77777777">
        <w:trPr>
          <w:trHeight w:val="404"/>
        </w:trPr>
        <w:tc>
          <w:tcPr>
            <w:tcW w:w="246" w:type="pct"/>
            <w:hideMark/>
          </w:tcPr>
          <w:p w14:paraId="67F8A116" w14:textId="77777777" w:rsidR="009E6257" w:rsidRPr="00EF17D7" w:rsidRDefault="009E6257">
            <w:pPr>
              <w:jc w:val="right"/>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14</w:t>
            </w:r>
          </w:p>
        </w:tc>
        <w:tc>
          <w:tcPr>
            <w:tcW w:w="4183" w:type="pct"/>
            <w:hideMark/>
          </w:tcPr>
          <w:p w14:paraId="4848C7D8"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#12 NOT #13 </w:t>
            </w:r>
          </w:p>
        </w:tc>
        <w:tc>
          <w:tcPr>
            <w:tcW w:w="571" w:type="pct"/>
            <w:hideMark/>
          </w:tcPr>
          <w:p w14:paraId="2B27972A"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202</w:t>
            </w:r>
          </w:p>
        </w:tc>
      </w:tr>
      <w:tr w:rsidR="009E6257" w:rsidRPr="00EF17D7" w14:paraId="15EBCB5A" w14:textId="77777777">
        <w:trPr>
          <w:trHeight w:val="409"/>
        </w:trPr>
        <w:tc>
          <w:tcPr>
            <w:tcW w:w="246" w:type="pct"/>
            <w:hideMark/>
          </w:tcPr>
          <w:p w14:paraId="0DA095EE" w14:textId="77777777" w:rsidR="009E6257" w:rsidRPr="00FE0EE9" w:rsidRDefault="009E6257">
            <w:pPr>
              <w:jc w:val="right"/>
              <w:rPr>
                <w:rFonts w:ascii="Calibri" w:eastAsia="Times New Roman" w:hAnsi="Calibri" w:cs="Calibri"/>
                <w:b/>
                <w:bCs/>
                <w:color w:val="000000"/>
                <w:kern w:val="0"/>
                <w:sz w:val="24"/>
                <w:szCs w:val="24"/>
                <w:highlight w:val="yellow"/>
                <w:lang w:val="en-US" w:eastAsia="es-MX"/>
                <w14:ligatures w14:val="none"/>
              </w:rPr>
            </w:pPr>
            <w:r w:rsidRPr="00FE0EE9">
              <w:rPr>
                <w:rFonts w:ascii="Calibri" w:eastAsia="Times New Roman" w:hAnsi="Calibri" w:cs="Calibri"/>
                <w:b/>
                <w:bCs/>
                <w:color w:val="000000"/>
                <w:kern w:val="0"/>
                <w:sz w:val="24"/>
                <w:szCs w:val="24"/>
                <w:highlight w:val="yellow"/>
                <w:lang w:val="en-US" w:eastAsia="es-MX"/>
                <w14:ligatures w14:val="none"/>
              </w:rPr>
              <w:t>15</w:t>
            </w:r>
          </w:p>
        </w:tc>
        <w:tc>
          <w:tcPr>
            <w:tcW w:w="4183" w:type="pct"/>
            <w:hideMark/>
          </w:tcPr>
          <w:p w14:paraId="64A489E0" w14:textId="77777777" w:rsidR="009E6257" w:rsidRPr="00FE0EE9" w:rsidRDefault="009E6257">
            <w:pPr>
              <w:rPr>
                <w:rFonts w:ascii="Calibri" w:eastAsia="Times New Roman" w:hAnsi="Calibri" w:cs="Calibri"/>
                <w:b/>
                <w:bCs/>
                <w:color w:val="000000"/>
                <w:kern w:val="0"/>
                <w:sz w:val="24"/>
                <w:szCs w:val="24"/>
                <w:highlight w:val="yellow"/>
                <w:lang w:val="en-US" w:eastAsia="es-MX"/>
                <w14:ligatures w14:val="none"/>
              </w:rPr>
            </w:pPr>
            <w:r w:rsidRPr="00FE0EE9">
              <w:rPr>
                <w:rFonts w:ascii="Calibri" w:eastAsia="Times New Roman" w:hAnsi="Calibri" w:cs="Calibri"/>
                <w:b/>
                <w:bCs/>
                <w:color w:val="000000"/>
                <w:kern w:val="0"/>
                <w:sz w:val="24"/>
                <w:szCs w:val="24"/>
                <w:highlight w:val="yellow"/>
                <w:lang w:val="en-US" w:eastAsia="es-MX"/>
                <w14:ligatures w14:val="none"/>
              </w:rPr>
              <w:t>(#14) NOT #13</w:t>
            </w:r>
            <w:r>
              <w:rPr>
                <w:rFonts w:ascii="Calibri" w:eastAsia="Times New Roman" w:hAnsi="Calibri" w:cs="Calibri"/>
                <w:b/>
                <w:bCs/>
                <w:color w:val="000000"/>
                <w:kern w:val="0"/>
                <w:sz w:val="24"/>
                <w:szCs w:val="24"/>
                <w:highlight w:val="yellow"/>
                <w:lang w:val="en-US" w:eastAsia="es-MX"/>
                <w14:ligatures w14:val="none"/>
              </w:rPr>
              <w:t>, ES UN ERROR</w:t>
            </w:r>
          </w:p>
        </w:tc>
        <w:tc>
          <w:tcPr>
            <w:tcW w:w="571" w:type="pct"/>
            <w:hideMark/>
          </w:tcPr>
          <w:p w14:paraId="174A3BFB" w14:textId="77777777" w:rsidR="009E6257" w:rsidRPr="00FE0EE9" w:rsidRDefault="009E6257">
            <w:pPr>
              <w:rPr>
                <w:rFonts w:ascii="Calibri" w:eastAsia="Times New Roman" w:hAnsi="Calibri" w:cs="Calibri"/>
                <w:b/>
                <w:bCs/>
                <w:color w:val="000000"/>
                <w:kern w:val="0"/>
                <w:sz w:val="24"/>
                <w:szCs w:val="24"/>
                <w:highlight w:val="yellow"/>
                <w:lang w:val="en-US" w:eastAsia="es-MX"/>
                <w14:ligatures w14:val="none"/>
              </w:rPr>
            </w:pPr>
            <w:r w:rsidRPr="00FE0EE9">
              <w:rPr>
                <w:rFonts w:ascii="Calibri" w:eastAsia="Times New Roman" w:hAnsi="Calibri" w:cs="Calibri"/>
                <w:b/>
                <w:bCs/>
                <w:color w:val="000000"/>
                <w:kern w:val="0"/>
                <w:sz w:val="24"/>
                <w:szCs w:val="24"/>
                <w:highlight w:val="yellow"/>
                <w:lang w:val="en-US" w:eastAsia="es-MX"/>
                <w14:ligatures w14:val="none"/>
              </w:rPr>
              <w:t>202</w:t>
            </w:r>
          </w:p>
        </w:tc>
      </w:tr>
      <w:tr w:rsidR="009E6257" w:rsidRPr="00EF17D7" w14:paraId="0B8C043D" w14:textId="77777777">
        <w:trPr>
          <w:trHeight w:val="587"/>
        </w:trPr>
        <w:tc>
          <w:tcPr>
            <w:tcW w:w="246" w:type="pct"/>
            <w:hideMark/>
          </w:tcPr>
          <w:p w14:paraId="11E4F3E5" w14:textId="77777777" w:rsidR="009E6257" w:rsidRPr="00EF17D7" w:rsidRDefault="009E6257">
            <w:pPr>
              <w:jc w:val="right"/>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16</w:t>
            </w:r>
          </w:p>
        </w:tc>
        <w:tc>
          <w:tcPr>
            <w:tcW w:w="4183" w:type="pct"/>
            <w:hideMark/>
          </w:tcPr>
          <w:p w14:paraId="176D5483"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((#14) NOT #13) NOT (DT==("REVIEW")) </w:t>
            </w:r>
          </w:p>
        </w:tc>
        <w:tc>
          <w:tcPr>
            <w:tcW w:w="571" w:type="pct"/>
            <w:hideMark/>
          </w:tcPr>
          <w:p w14:paraId="584FE188" w14:textId="77777777" w:rsidR="009E6257" w:rsidRPr="00EF17D7" w:rsidRDefault="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139</w:t>
            </w:r>
          </w:p>
        </w:tc>
      </w:tr>
    </w:tbl>
    <w:p w14:paraId="158B45DF" w14:textId="77777777" w:rsidR="009E6257" w:rsidRPr="00254825" w:rsidRDefault="009E6257" w:rsidP="009E6257">
      <w:pPr>
        <w:rPr>
          <w:rFonts w:ascii="Arial" w:hAnsi="Arial" w:cs="Arial"/>
          <w:sz w:val="20"/>
          <w:szCs w:val="20"/>
          <w:lang w:val="en-US"/>
        </w:rPr>
      </w:pPr>
    </w:p>
    <w:p w14:paraId="1B0427D9" w14:textId="77777777" w:rsidR="009E6257" w:rsidRPr="00816FB5" w:rsidRDefault="009E6257" w:rsidP="009E6257">
      <w:pPr>
        <w:rPr>
          <w:rFonts w:ascii="Arial" w:hAnsi="Arial" w:cs="Arial"/>
          <w:sz w:val="20"/>
          <w:szCs w:val="20"/>
          <w:lang w:val="en-US"/>
        </w:rPr>
      </w:pPr>
    </w:p>
    <w:p w14:paraId="09796D47" w14:textId="77777777" w:rsidR="009E6257" w:rsidRPr="00503ECD" w:rsidRDefault="009E6257" w:rsidP="009E6257">
      <w:pPr>
        <w:pStyle w:val="Bibliografa"/>
        <w:rPr>
          <w:rFonts w:ascii="Calibri" w:hAnsi="Calibri" w:cs="Calibri"/>
          <w:kern w:val="0"/>
          <w:lang w:val="es-MX"/>
        </w:rPr>
      </w:pPr>
      <w:r>
        <w:rPr>
          <w:lang w:val="en-US"/>
        </w:rPr>
        <w:fldChar w:fldCharType="begin"/>
      </w:r>
      <w:r w:rsidRPr="00503ECD">
        <w:rPr>
          <w:lang w:val="es-MX"/>
        </w:rPr>
        <w:instrText xml:space="preserve"> ADDIN ZOTERO_BIBL {"uncited":[],"omitted":[],"custom":[]} CSL_BIBLIOGRAPHY </w:instrText>
      </w:r>
      <w:r>
        <w:rPr>
          <w:lang w:val="en-US"/>
        </w:rPr>
        <w:fldChar w:fldCharType="separate"/>
      </w:r>
      <w:r w:rsidRPr="00503ECD">
        <w:rPr>
          <w:rFonts w:ascii="Calibri" w:hAnsi="Calibri" w:cs="Calibri"/>
          <w:kern w:val="0"/>
          <w:lang w:val="es-MX"/>
        </w:rPr>
        <w:t xml:space="preserve">[1] </w:t>
      </w:r>
      <w:r w:rsidRPr="00503ECD">
        <w:rPr>
          <w:rFonts w:ascii="Calibri" w:hAnsi="Calibri" w:cs="Calibri"/>
          <w:kern w:val="0"/>
          <w:lang w:val="es-MX"/>
        </w:rPr>
        <w:tab/>
        <w:t>Guitián CG. Buscar en MEDLINE con PubMed.</w:t>
      </w:r>
    </w:p>
    <w:p w14:paraId="1261EE2C" w14:textId="77777777" w:rsidR="009E6257" w:rsidRPr="00503ECD" w:rsidRDefault="009E6257" w:rsidP="009E6257">
      <w:pPr>
        <w:rPr>
          <w:lang w:val="es-MX"/>
        </w:rPr>
      </w:pPr>
      <w:r>
        <w:rPr>
          <w:lang w:val="en-US"/>
        </w:rPr>
        <w:fldChar w:fldCharType="end"/>
      </w:r>
    </w:p>
    <w:p w14:paraId="51FADC5C" w14:textId="77777777" w:rsidR="009E6257" w:rsidRPr="00503ECD" w:rsidRDefault="009E6257" w:rsidP="009E6257">
      <w:pPr>
        <w:rPr>
          <w:lang w:val="es-MX"/>
        </w:rPr>
      </w:pPr>
    </w:p>
    <w:p w14:paraId="1FE48F1D" w14:textId="77777777" w:rsidR="009E6257" w:rsidRPr="00503ECD" w:rsidRDefault="009E6257" w:rsidP="009E6257">
      <w:pPr>
        <w:rPr>
          <w:lang w:val="es-MX"/>
        </w:rPr>
      </w:pPr>
    </w:p>
    <w:p w14:paraId="1E530F46" w14:textId="77777777" w:rsidR="009E6257" w:rsidRPr="00503ECD" w:rsidRDefault="009E6257" w:rsidP="009E6257">
      <w:pPr>
        <w:rPr>
          <w:lang w:val="es-MX"/>
        </w:rPr>
      </w:pPr>
    </w:p>
    <w:p w14:paraId="737DABB2" w14:textId="77777777" w:rsidR="009E6257" w:rsidRPr="00503ECD" w:rsidRDefault="009E6257" w:rsidP="009E6257">
      <w:pPr>
        <w:rPr>
          <w:lang w:val="es-MX"/>
        </w:rPr>
      </w:pPr>
    </w:p>
    <w:p w14:paraId="3730BF81" w14:textId="77777777" w:rsidR="009E6257" w:rsidRPr="00503ECD" w:rsidRDefault="009E6257" w:rsidP="009E6257">
      <w:pPr>
        <w:rPr>
          <w:lang w:val="es-MX"/>
        </w:rPr>
      </w:pPr>
      <w:r w:rsidRPr="00503ECD">
        <w:rPr>
          <w:lang w:val="es-MX"/>
        </w:rPr>
        <w:t xml:space="preserve">traducción de la pregunta de investigación </w:t>
      </w:r>
    </w:p>
    <w:p w14:paraId="642F8ACF" w14:textId="77777777" w:rsidR="009E6257" w:rsidRPr="00503ECD" w:rsidRDefault="009E6257" w:rsidP="009E6257">
      <w:pPr>
        <w:rPr>
          <w:lang w:val="es-MX"/>
        </w:rPr>
      </w:pPr>
      <w:r w:rsidRPr="00503ECD">
        <w:rPr>
          <w:lang w:val="es-MX"/>
        </w:rPr>
        <w:t xml:space="preserve">Operadores booleanos y de proximidad </w:t>
      </w:r>
    </w:p>
    <w:p w14:paraId="0EED03F7" w14:textId="77777777" w:rsidR="009E6257" w:rsidRPr="00503ECD" w:rsidRDefault="009E6257" w:rsidP="009E6257">
      <w:pPr>
        <w:rPr>
          <w:lang w:val="es-MX"/>
        </w:rPr>
      </w:pPr>
      <w:r w:rsidRPr="00503ECD">
        <w:rPr>
          <w:lang w:val="es-MX"/>
        </w:rPr>
        <w:t xml:space="preserve">términos de indexación </w:t>
      </w:r>
    </w:p>
    <w:p w14:paraId="35BDC943" w14:textId="77777777" w:rsidR="009E6257" w:rsidRPr="00503ECD" w:rsidRDefault="009E6257" w:rsidP="009E6257">
      <w:pPr>
        <w:rPr>
          <w:lang w:val="es-MX"/>
        </w:rPr>
      </w:pPr>
      <w:r w:rsidRPr="00503ECD">
        <w:rPr>
          <w:lang w:val="es-MX"/>
        </w:rPr>
        <w:t xml:space="preserve">búsqueda por palabras en el texto </w:t>
      </w:r>
    </w:p>
    <w:p w14:paraId="4CDEE176" w14:textId="77777777" w:rsidR="009E6257" w:rsidRPr="00503ECD" w:rsidRDefault="009E6257" w:rsidP="009E6257">
      <w:pPr>
        <w:rPr>
          <w:lang w:val="es-MX"/>
        </w:rPr>
      </w:pPr>
      <w:r w:rsidRPr="00503ECD">
        <w:rPr>
          <w:lang w:val="es-MX"/>
        </w:rPr>
        <w:t xml:space="preserve">ortografía, sintaxis y números de línea </w:t>
      </w:r>
    </w:p>
    <w:p w14:paraId="1D7C48B5" w14:textId="77777777" w:rsidR="009E6257" w:rsidRPr="00503ECD" w:rsidRDefault="009E6257" w:rsidP="009E6257">
      <w:pPr>
        <w:rPr>
          <w:lang w:val="es-MX"/>
        </w:rPr>
      </w:pPr>
      <w:r w:rsidRPr="00503ECD">
        <w:rPr>
          <w:lang w:val="es-MX"/>
        </w:rPr>
        <w:t xml:space="preserve">limitaciones y filtros </w:t>
      </w:r>
    </w:p>
    <w:p w14:paraId="43FDFD41" w14:textId="77777777" w:rsidR="009E6257" w:rsidRPr="00503ECD" w:rsidRDefault="009E6257" w:rsidP="009E6257">
      <w:pPr>
        <w:rPr>
          <w:lang w:val="es-MX"/>
        </w:rPr>
      </w:pPr>
      <w:r w:rsidRPr="00503ECD">
        <w:rPr>
          <w:lang w:val="es-MX"/>
        </w:rPr>
        <w:t>adaptaciones de la estrategia de búsqueda.</w:t>
      </w:r>
    </w:p>
    <w:p w14:paraId="01E9749E" w14:textId="77777777" w:rsidR="009E6257" w:rsidRPr="00503ECD" w:rsidRDefault="009E6257" w:rsidP="009E6257">
      <w:pPr>
        <w:rPr>
          <w:lang w:val="es-MX"/>
        </w:rPr>
      </w:pPr>
    </w:p>
    <w:p w14:paraId="742B883E" w14:textId="77777777" w:rsidR="009E6257" w:rsidRPr="00503ECD" w:rsidRDefault="009E6257" w:rsidP="009E6257">
      <w:pPr>
        <w:rPr>
          <w:lang w:val="es-MX"/>
        </w:rPr>
      </w:pPr>
    </w:p>
    <w:p w14:paraId="4516B13B" w14:textId="77777777" w:rsidR="009E6257" w:rsidRPr="00503ECD" w:rsidRDefault="009E6257" w:rsidP="009E6257">
      <w:pPr>
        <w:rPr>
          <w:lang w:val="es-MX"/>
        </w:rPr>
      </w:pPr>
    </w:p>
    <w:p w14:paraId="1299F4D6" w14:textId="77777777" w:rsidR="009E6257" w:rsidRDefault="009E6257" w:rsidP="009E6257">
      <w:pPr>
        <w:rPr>
          <w:rFonts w:ascii="Calibri" w:eastAsia="Times New Roman" w:hAnsi="Calibri" w:cs="Calibri"/>
          <w:color w:val="000000"/>
          <w:kern w:val="0"/>
          <w:sz w:val="24"/>
          <w:szCs w:val="24"/>
          <w:lang w:val="en-US" w:eastAsia="es-MX"/>
          <w14:ligatures w14:val="none"/>
        </w:rPr>
      </w:pPr>
      <w:r w:rsidRPr="00386032">
        <w:rPr>
          <w:rFonts w:ascii="Calibri" w:eastAsia="Times New Roman" w:hAnsi="Calibri" w:cs="Calibri"/>
          <w:color w:val="000000"/>
          <w:kern w:val="0"/>
          <w:sz w:val="24"/>
          <w:szCs w:val="24"/>
          <w:lang w:val="en-US" w:eastAsia="es-MX"/>
          <w14:ligatures w14:val="none"/>
        </w:rPr>
        <w:lastRenderedPageBreak/>
        <w:t xml:space="preserve">and 2022 or 2023 or 2024 or 2025 or 2026 (Publication Years) </w:t>
      </w:r>
    </w:p>
    <w:p w14:paraId="37526566" w14:textId="77777777" w:rsidR="009E6257" w:rsidRDefault="009E6257" w:rsidP="009E6257">
      <w:pPr>
        <w:rPr>
          <w:rFonts w:ascii="Calibri" w:eastAsia="Times New Roman" w:hAnsi="Calibri" w:cs="Calibri"/>
          <w:color w:val="000000"/>
          <w:kern w:val="0"/>
          <w:sz w:val="24"/>
          <w:szCs w:val="24"/>
          <w:lang w:val="en-US" w:eastAsia="es-MX"/>
          <w14:ligatures w14:val="none"/>
        </w:rPr>
      </w:pPr>
      <w:r w:rsidRPr="00386032">
        <w:rPr>
          <w:rFonts w:ascii="Calibri" w:eastAsia="Times New Roman" w:hAnsi="Calibri" w:cs="Calibri"/>
          <w:color w:val="000000"/>
          <w:kern w:val="0"/>
          <w:sz w:val="24"/>
          <w:szCs w:val="24"/>
          <w:lang w:val="en-US" w:eastAsia="es-MX"/>
          <w14:ligatures w14:val="none"/>
        </w:rPr>
        <w:t xml:space="preserve">and All Open Access (Open Access) </w:t>
      </w:r>
    </w:p>
    <w:p w14:paraId="6F08C19C" w14:textId="77777777" w:rsidR="009E6257" w:rsidRDefault="009E6257" w:rsidP="009E6257">
      <w:pPr>
        <w:rPr>
          <w:rFonts w:ascii="Calibri" w:eastAsia="Times New Roman" w:hAnsi="Calibri" w:cs="Calibri"/>
          <w:color w:val="000000"/>
          <w:kern w:val="0"/>
          <w:sz w:val="24"/>
          <w:szCs w:val="24"/>
          <w:lang w:val="en-US" w:eastAsia="es-MX"/>
          <w14:ligatures w14:val="none"/>
        </w:rPr>
      </w:pPr>
      <w:r w:rsidRPr="00386032">
        <w:rPr>
          <w:rFonts w:ascii="Calibri" w:eastAsia="Times New Roman" w:hAnsi="Calibri" w:cs="Calibri"/>
          <w:color w:val="000000"/>
          <w:kern w:val="0"/>
          <w:sz w:val="24"/>
          <w:szCs w:val="24"/>
          <w:lang w:val="en-US" w:eastAsia="es-MX"/>
          <w14:ligatures w14:val="none"/>
        </w:rPr>
        <w:t>and Humans or Hallucinogens or Psilocybin or Male or Female or Adult or Depression or Antidepressive Agents or Depressive Disorder Major or Middle Aged or Treatment Outcome or Anxiety or Depressive Disorder Treatment Resistant or Psychotherapy or Mental Disorders or Double Blind Method or Young Adult or Receptor Serotonin 5 Ht2a or Randomized Controlled Trials As Topic or Major Depressive Disorder or Stress Disorders Post Traumatic or Brain or Neoplasms or Mice Inbred C57bl or N Methyl 3 4 Methylenedioxyamphetamine or Surveys And Questionnaires or Anxiety Disorders or Behavior Animal or Serotonin or Quality Of Life or Aged or Disease Models Animal or Emotions or Neuronal Plasticity or Dose Response Relationship Drug or Stress Psychological or Escitalopram or Serotonin 5 Ht2 Receptor Agonists or Substance Related Disorders or Magnetic Resonance Imaging or N N Dimethyltryptamine or Australia or Bipolar Disorder or Cognition or Combined Modality Therapy or Psychiatric Status Rating Scales or Adolescent or Anti Anxiety Agents or Chronic Pain or Mental Health or Neurons or Pilot Projects or Affect or Agaricales or Banisteriopsis or Citalopram or Cross Over Studies or Depressive Disorder or Palliative Care or Prospective Studies or Selective Serotonin Reuptake Inhibitors or United States or Clinical Trials As Topic or Hippocampus or Prefrontal Cortex or Psilocybe or Psychiatry or Psychological Distress or Reproducibility Of Results or Brain Derived Neurotrophic Factor or Cross Sectional Studies or Fear or Hypothalamo Hypophyseal System or Mice Knockout or Outcome Assessment Health Care or Personality or Retrospective Studies or Reward or Tryptamines or Anhedonia or Cognitive Dysfunction or Ibogaine or Mysticism or Neuroimaging or Obsessive Compulsive Disorder or Time Factors or Veterans or Amphetamines or Consciousness or Extinction Psychological or Glutamic Acid or Health Knowledge Attitudes Practice or Inflammation or Longitudinal Studies or Nerve Tissue Proteins or Parkinson Disease or Pituitary Adrenal System or Psychotherapy Group or Aged 80 And Over or Aging or Analgesics or Analgesics Opioid or Attitude Of Health Personnel or Attitude To Death or Canada or Cerebral Cortex or Databases Factual or Diffusion Tensor Imaging or Dissociative Disorders or Drug Evaluation Preclinical or Drug Interactions or Existentialism or Fluorobenzenes or Follow Up Studies or Health Personnel or Internet or Ketanserin or Methoxydimethyltryptamines or Microglia or Mindfulness or Mood Disorders or Mothers or Music or Nerve Net or Neurogenesis or Neuroticism or Nucleus Accumbens or Phenethylamines or Piperidines or Primary Health Care or Prodrugs or Psychology or Psychometrics or Qualitative Research or Receptors N Methyl D Aspartate or Reversal Learning or Rodentia or Serotonin 5 Ht2 Receptor Antagonists or Serotonin Plasma Membrane Transport Proteins or Single Bli</w:t>
      </w:r>
      <w:r w:rsidRPr="00EF17D7">
        <w:rPr>
          <w:rFonts w:ascii="Calibri" w:eastAsia="Times New Roman" w:hAnsi="Calibri" w:cs="Calibri"/>
          <w:color w:val="000000"/>
          <w:kern w:val="0"/>
          <w:sz w:val="24"/>
          <w:szCs w:val="24"/>
          <w:lang w:val="en-US" w:eastAsia="es-MX"/>
          <w14:ligatures w14:val="none"/>
        </w:rPr>
        <w:t xml:space="preserve">nd Method or Substance Withdrawal Syndrome or Switzerland or Transcranial Magnetic Stimulation or Acceptance And Commitment Therapy or Adaptation Psychological or Administration Inhalation or Administration Oral or Alkaloids or Alzheimer Disease or Bias or Biosynthetic Pathways or Burnout Professional or Clinical Trials Phase Ii As Topic or Commerce or Comorbidity or Compassionate Use Trials or Connectome or Corpus Striatum or Cost Benefit Analysis or Covid 19 or Crystallography X Ray or Cytochrome P 450 Cyp2d6 or Cytokines or Dna Methylation or </w:t>
      </w:r>
      <w:r w:rsidRPr="00EF17D7">
        <w:rPr>
          <w:rFonts w:ascii="Calibri" w:eastAsia="Times New Roman" w:hAnsi="Calibri" w:cs="Calibri"/>
          <w:color w:val="000000"/>
          <w:kern w:val="0"/>
          <w:sz w:val="24"/>
          <w:szCs w:val="24"/>
          <w:lang w:val="en-US" w:eastAsia="es-MX"/>
          <w14:ligatures w14:val="none"/>
        </w:rPr>
        <w:lastRenderedPageBreak/>
        <w:t xml:space="preserve">Dopamine or Drug Combinations or Ego or Electroconvulsive Therapy or Electroencephalography or Epigenesis Genetic or Escherichia Coli or Exercise or Feasibility Studies or Fluoxetine or Gastrointestinal Microbiome or Gene Expression Profiling or Grooming or Gyrus Cinguli or Hallucinations or Heart Rate or Cells Cultured (MeSH Headings) </w:t>
      </w:r>
    </w:p>
    <w:p w14:paraId="3DF8696B" w14:textId="77777777" w:rsidR="009E6257" w:rsidRDefault="009E6257" w:rsidP="009E6257">
      <w:pPr>
        <w:rPr>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 xml:space="preserve">and Pharmacology or Human Medicine Medical Sciences or Psychiatry or Behavior or Biochemistry And Molecular Biophysics or Nervous System or Neural Coordination or Methods And Techniques or Toxicology or Neurology or Pharmacognosy or Medical Sciences or Enzymology or Radiology or Allied Medical Sciences or Molecular Genetics or Cardiovascular Medicine or Clinical Chemistry or Computer Applications or Government And Law or Metabolism or Cardiovascular System or Clinical Immunology or Digestive System or Infection or Ingestion And Assimilation or Nutrition or Transport And Circulation or Development or Ecology Environmental Sciences or Economics or Gastroenterology or Physical Medicine And Rehabilitation or Pulmonary Medicine or Sports Medicine or Surgery or Models And Simulations (Major Concepts) </w:t>
      </w:r>
    </w:p>
    <w:p w14:paraId="7DF10F80" w14:textId="77777777" w:rsidR="009E6257" w:rsidRDefault="009E6257" w:rsidP="009E6257">
      <w:pPr>
        <w:rPr>
          <w:ins w:id="69" w:author="Estefania Aranda Rosas" w:date="2026-08-25T22:20:00Z" w16du:dateUtc="2026-08-26T04:20:00Z"/>
          <w:rFonts w:ascii="Calibri" w:eastAsia="Times New Roman" w:hAnsi="Calibri" w:cs="Calibri"/>
          <w:color w:val="000000"/>
          <w:kern w:val="0"/>
          <w:sz w:val="24"/>
          <w:szCs w:val="24"/>
          <w:lang w:val="en-US" w:eastAsia="es-MX"/>
          <w14:ligatures w14:val="none"/>
        </w:rPr>
      </w:pPr>
      <w:r w:rsidRPr="00EF17D7">
        <w:rPr>
          <w:rFonts w:ascii="Calibri" w:eastAsia="Times New Roman" w:hAnsi="Calibri" w:cs="Calibri"/>
          <w:color w:val="000000"/>
          <w:kern w:val="0"/>
          <w:sz w:val="24"/>
          <w:szCs w:val="24"/>
          <w:lang w:val="en-US" w:eastAsia="es-MX"/>
          <w14:ligatures w14:val="none"/>
        </w:rPr>
        <w:t>and Letter or Abstract or Case Report (Exclude – Document Types</w:t>
      </w:r>
      <w:ins w:id="70" w:author="Estefania Aranda Rosas" w:date="2026-08-25T22:20:00Z" w16du:dateUtc="2026-08-26T04:20:00Z">
        <w:r w:rsidRPr="00EF17D7">
          <w:rPr>
            <w:rFonts w:ascii="Calibri" w:eastAsia="Times New Roman" w:hAnsi="Calibri" w:cs="Calibri"/>
            <w:color w:val="000000"/>
            <w:kern w:val="0"/>
            <w:sz w:val="24"/>
            <w:szCs w:val="24"/>
            <w:lang w:val="en-US" w:eastAsia="es-MX"/>
            <w14:ligatures w14:val="none"/>
          </w:rPr>
          <w:t>)</w:t>
        </w:r>
        <w:r>
          <w:rPr>
            <w:rFonts w:ascii="Calibri" w:eastAsia="Times New Roman" w:hAnsi="Calibri" w:cs="Calibri"/>
            <w:color w:val="000000"/>
            <w:kern w:val="0"/>
            <w:sz w:val="24"/>
            <w:szCs w:val="24"/>
            <w:lang w:val="en-US" w:eastAsia="es-MX"/>
            <w14:ligatures w14:val="none"/>
          </w:rPr>
          <w:t>´</w:t>
        </w:r>
      </w:ins>
    </w:p>
    <w:p w14:paraId="23EC9557" w14:textId="77777777" w:rsidR="009E6257" w:rsidRDefault="009E6257" w:rsidP="009E6257">
      <w:pPr>
        <w:rPr>
          <w:ins w:id="71" w:author="Estefania Aranda Rosas" w:date="2026-08-25T22:20:00Z" w16du:dateUtc="2026-08-26T04:20:00Z"/>
          <w:rFonts w:ascii="Calibri" w:eastAsia="Times New Roman" w:hAnsi="Calibri" w:cs="Calibri"/>
          <w:color w:val="000000"/>
          <w:kern w:val="0"/>
          <w:sz w:val="24"/>
          <w:szCs w:val="24"/>
          <w:lang w:val="en-US" w:eastAsia="es-MX"/>
          <w14:ligatures w14:val="none"/>
        </w:rPr>
      </w:pPr>
    </w:p>
    <w:p w14:paraId="4629FD8D" w14:textId="77777777" w:rsidR="009E6257" w:rsidRDefault="009E6257" w:rsidP="009E6257">
      <w:pPr>
        <w:rPr>
          <w:moveTo w:id="72" w:author="Estefania Aranda Rosas" w:date="2026-08-25T22:20:00Z" w16du:dateUtc="2026-08-26T04:20:00Z"/>
          <w:rFonts w:ascii="Arial" w:hAnsi="Arial" w:cs="Arial"/>
          <w:b/>
          <w:bCs/>
          <w:sz w:val="20"/>
          <w:szCs w:val="20"/>
        </w:rPr>
      </w:pPr>
      <w:del w:id="73" w:author="Estefania Aranda Rosas" w:date="2026-08-25T22:20:00Z" w16du:dateUtc="2026-08-26T04:20:00Z">
        <w:r w:rsidRPr="00C961B2">
          <w:rPr>
            <w:rFonts w:ascii="Calibri" w:eastAsia="Times New Roman" w:hAnsi="Calibri" w:cs="Calibri"/>
            <w:color w:val="000000"/>
            <w:kern w:val="0"/>
            <w:sz w:val="24"/>
            <w:szCs w:val="24"/>
            <w:lang w:val="es-MX" w:eastAsia="es-MX"/>
            <w14:ligatures w14:val="none"/>
          </w:rPr>
          <w:delText>)</w:delText>
        </w:r>
      </w:del>
      <w:moveToRangeStart w:id="74" w:author="Estefania Aranda Rosas" w:date="2026-08-25T22:20:00Z" w:name="move238588838"/>
      <w:moveTo w:id="75" w:author="Estefania Aranda Rosas" w:date="2026-08-25T22:20:00Z" w16du:dateUtc="2026-08-26T04:20:00Z">
        <w:r>
          <w:rPr>
            <w:rFonts w:ascii="Arial" w:hAnsi="Arial" w:cs="Arial"/>
            <w:b/>
            <w:bCs/>
            <w:sz w:val="20"/>
            <w:szCs w:val="20"/>
          </w:rPr>
          <w:t>Se busco en las siguientes bases de datos electrónicas</w:t>
        </w:r>
      </w:moveTo>
    </w:p>
    <w:p w14:paraId="53F0E6FC" w14:textId="77777777" w:rsidR="009E6257" w:rsidRDefault="009E6257" w:rsidP="009E6257">
      <w:pPr>
        <w:rPr>
          <w:moveTo w:id="76" w:author="Estefania Aranda Rosas" w:date="2026-08-25T22:20:00Z" w16du:dateUtc="2026-08-26T04:20:00Z"/>
          <w:rFonts w:ascii="Arial" w:hAnsi="Arial" w:cs="Arial"/>
          <w:b/>
          <w:bCs/>
          <w:sz w:val="20"/>
          <w:szCs w:val="20"/>
        </w:rPr>
      </w:pPr>
    </w:p>
    <w:p w14:paraId="5BDA2670" w14:textId="77777777" w:rsidR="009E6257" w:rsidRPr="005F16D3" w:rsidRDefault="009E6257" w:rsidP="009E6257">
      <w:pPr>
        <w:rPr>
          <w:moveTo w:id="77" w:author="Estefania Aranda Rosas" w:date="2026-08-25T22:20:00Z" w16du:dateUtc="2026-08-26T04:20:00Z"/>
          <w:rFonts w:ascii="Arial" w:hAnsi="Arial" w:cs="Arial"/>
          <w:sz w:val="20"/>
          <w:szCs w:val="20"/>
          <w:lang w:val="en-US"/>
        </w:rPr>
      </w:pPr>
      <w:moveTo w:id="78" w:author="Estefania Aranda Rosas" w:date="2026-08-25T22:20:00Z" w16du:dateUtc="2026-08-26T04:20:00Z">
        <w:r w:rsidRPr="005F16D3">
          <w:rPr>
            <w:rFonts w:ascii="Arial" w:hAnsi="Arial" w:cs="Arial"/>
            <w:b/>
            <w:bCs/>
            <w:sz w:val="20"/>
            <w:szCs w:val="20"/>
            <w:lang w:val="en-US"/>
          </w:rPr>
          <w:t xml:space="preserve">MEDLINE (PUBMED), </w:t>
        </w:r>
        <w:r w:rsidRPr="005F16D3">
          <w:rPr>
            <w:rFonts w:ascii="Arial" w:hAnsi="Arial" w:cs="Arial"/>
            <w:sz w:val="20"/>
            <w:szCs w:val="20"/>
            <w:lang w:val="en-US"/>
          </w:rPr>
          <w:t>todas las revistas de Ovid (Referencias + Abstracts + Revistas Suscritas), EBM Reviews - Cochrane Central Register of Controlled Trials (OVID), APA PsycArticles Full Text Database (OVID), APA PsycInfo (OVID),</w:t>
        </w:r>
        <w:r>
          <w:rPr>
            <w:rFonts w:ascii="Arial" w:hAnsi="Arial" w:cs="Arial"/>
            <w:sz w:val="20"/>
            <w:szCs w:val="20"/>
            <w:lang w:val="en-US"/>
          </w:rPr>
          <w:t xml:space="preserve"> The Web of Science </w:t>
        </w:r>
      </w:moveTo>
    </w:p>
    <w:p w14:paraId="5B018F2C" w14:textId="77777777" w:rsidR="009E6257" w:rsidRPr="00997AEA" w:rsidRDefault="009E6257" w:rsidP="009E6257">
      <w:pPr>
        <w:pStyle w:val="Prrafodelista"/>
        <w:numPr>
          <w:ilvl w:val="0"/>
          <w:numId w:val="18"/>
        </w:numPr>
        <w:rPr>
          <w:moveTo w:id="79" w:author="Estefania Aranda Rosas" w:date="2026-08-25T22:20:00Z" w16du:dateUtc="2026-08-26T04:20:00Z"/>
          <w:rFonts w:ascii="Arial" w:hAnsi="Arial" w:cs="Arial"/>
          <w:sz w:val="20"/>
          <w:szCs w:val="20"/>
          <w:lang w:val="en-US"/>
        </w:rPr>
      </w:pPr>
      <w:moveTo w:id="80" w:author="Estefania Aranda Rosas" w:date="2026-08-25T22:20:00Z" w16du:dateUtc="2026-08-26T04:20:00Z">
        <w:r w:rsidRPr="00997AEA">
          <w:rPr>
            <w:rFonts w:ascii="Arial" w:hAnsi="Arial" w:cs="Arial"/>
            <w:sz w:val="20"/>
            <w:szCs w:val="20"/>
            <w:lang w:val="en-US"/>
          </w:rPr>
          <w:t>WOS: 1900 to 2026</w:t>
        </w:r>
      </w:moveTo>
    </w:p>
    <w:p w14:paraId="65DE67D2" w14:textId="77777777" w:rsidR="009E6257" w:rsidRPr="00997AEA" w:rsidRDefault="009E6257" w:rsidP="009E6257">
      <w:pPr>
        <w:pStyle w:val="Prrafodelista"/>
        <w:numPr>
          <w:ilvl w:val="0"/>
          <w:numId w:val="18"/>
        </w:numPr>
        <w:rPr>
          <w:moveTo w:id="81" w:author="Estefania Aranda Rosas" w:date="2026-08-25T22:20:00Z" w16du:dateUtc="2026-08-26T04:20:00Z"/>
          <w:rFonts w:ascii="Arial" w:hAnsi="Arial" w:cs="Arial"/>
          <w:sz w:val="20"/>
          <w:szCs w:val="20"/>
          <w:lang w:val="en-US"/>
        </w:rPr>
      </w:pPr>
      <w:moveTo w:id="82" w:author="Estefania Aranda Rosas" w:date="2026-08-25T22:20:00Z" w16du:dateUtc="2026-08-26T04:20:00Z">
        <w:r w:rsidRPr="00997AEA">
          <w:rPr>
            <w:rFonts w:ascii="Arial" w:hAnsi="Arial" w:cs="Arial"/>
            <w:sz w:val="20"/>
            <w:szCs w:val="20"/>
            <w:lang w:val="en-US"/>
          </w:rPr>
          <w:t>BIOABS: 1993 to 2026</w:t>
        </w:r>
      </w:moveTo>
    </w:p>
    <w:p w14:paraId="2041BF27" w14:textId="77777777" w:rsidR="009E6257" w:rsidRPr="00997AEA" w:rsidRDefault="009E6257" w:rsidP="009E6257">
      <w:pPr>
        <w:pStyle w:val="Prrafodelista"/>
        <w:numPr>
          <w:ilvl w:val="0"/>
          <w:numId w:val="18"/>
        </w:numPr>
        <w:rPr>
          <w:moveTo w:id="83" w:author="Estefania Aranda Rosas" w:date="2026-08-25T22:20:00Z" w16du:dateUtc="2026-08-26T04:20:00Z"/>
          <w:rFonts w:ascii="Arial" w:hAnsi="Arial" w:cs="Arial"/>
          <w:sz w:val="20"/>
          <w:szCs w:val="20"/>
          <w:lang w:val="en-US"/>
        </w:rPr>
      </w:pPr>
      <w:moveTo w:id="84" w:author="Estefania Aranda Rosas" w:date="2026-08-25T22:20:00Z" w16du:dateUtc="2026-08-26T04:20:00Z">
        <w:r w:rsidRPr="00997AEA">
          <w:rPr>
            <w:rFonts w:ascii="Arial" w:hAnsi="Arial" w:cs="Arial"/>
            <w:sz w:val="20"/>
            <w:szCs w:val="20"/>
            <w:lang w:val="en-US"/>
          </w:rPr>
          <w:t>CCC: 1998 to 2026</w:t>
        </w:r>
      </w:moveTo>
    </w:p>
    <w:p w14:paraId="154F092C" w14:textId="77777777" w:rsidR="009E6257" w:rsidRPr="00997AEA" w:rsidRDefault="009E6257" w:rsidP="009E6257">
      <w:pPr>
        <w:pStyle w:val="Prrafodelista"/>
        <w:numPr>
          <w:ilvl w:val="0"/>
          <w:numId w:val="18"/>
        </w:numPr>
        <w:rPr>
          <w:moveTo w:id="85" w:author="Estefania Aranda Rosas" w:date="2026-08-25T22:20:00Z" w16du:dateUtc="2026-08-26T04:20:00Z"/>
          <w:rFonts w:ascii="Arial" w:hAnsi="Arial" w:cs="Arial"/>
          <w:sz w:val="20"/>
          <w:szCs w:val="20"/>
          <w:lang w:val="en-US"/>
        </w:rPr>
      </w:pPr>
      <w:moveTo w:id="86" w:author="Estefania Aranda Rosas" w:date="2026-08-25T22:20:00Z" w16du:dateUtc="2026-08-26T04:20:00Z">
        <w:r w:rsidRPr="00997AEA">
          <w:rPr>
            <w:rFonts w:ascii="Arial" w:hAnsi="Arial" w:cs="Arial"/>
            <w:sz w:val="20"/>
            <w:szCs w:val="20"/>
            <w:lang w:val="en-US"/>
          </w:rPr>
          <w:t>DIIDW: 1966 to 2019</w:t>
        </w:r>
      </w:moveTo>
    </w:p>
    <w:p w14:paraId="141F93D6" w14:textId="77777777" w:rsidR="009E6257" w:rsidRPr="00997AEA" w:rsidRDefault="009E6257" w:rsidP="009E6257">
      <w:pPr>
        <w:pStyle w:val="Prrafodelista"/>
        <w:numPr>
          <w:ilvl w:val="0"/>
          <w:numId w:val="18"/>
        </w:numPr>
        <w:rPr>
          <w:moveTo w:id="87" w:author="Estefania Aranda Rosas" w:date="2026-08-25T22:20:00Z" w16du:dateUtc="2026-08-26T04:20:00Z"/>
          <w:rFonts w:ascii="Arial" w:hAnsi="Arial" w:cs="Arial"/>
          <w:sz w:val="20"/>
          <w:szCs w:val="20"/>
          <w:lang w:val="en-US"/>
        </w:rPr>
      </w:pPr>
      <w:moveTo w:id="88" w:author="Estefania Aranda Rosas" w:date="2026-08-25T22:20:00Z" w16du:dateUtc="2026-08-26T04:20:00Z">
        <w:r w:rsidRPr="00997AEA">
          <w:rPr>
            <w:rFonts w:ascii="Arial" w:hAnsi="Arial" w:cs="Arial"/>
            <w:sz w:val="20"/>
            <w:szCs w:val="20"/>
            <w:lang w:val="en-US"/>
          </w:rPr>
          <w:t>GRANTS: 1953 to 2026</w:t>
        </w:r>
      </w:moveTo>
    </w:p>
    <w:p w14:paraId="1A772AB9" w14:textId="77777777" w:rsidR="009E6257" w:rsidRPr="00997AEA" w:rsidRDefault="009E6257" w:rsidP="009E6257">
      <w:pPr>
        <w:pStyle w:val="Prrafodelista"/>
        <w:numPr>
          <w:ilvl w:val="0"/>
          <w:numId w:val="18"/>
        </w:numPr>
        <w:rPr>
          <w:moveTo w:id="89" w:author="Estefania Aranda Rosas" w:date="2026-08-25T22:20:00Z" w16du:dateUtc="2026-08-26T04:20:00Z"/>
          <w:rFonts w:ascii="Arial" w:hAnsi="Arial" w:cs="Arial"/>
          <w:sz w:val="20"/>
          <w:szCs w:val="20"/>
          <w:lang w:val="en-US"/>
        </w:rPr>
      </w:pPr>
      <w:moveTo w:id="90" w:author="Estefania Aranda Rosas" w:date="2026-08-25T22:20:00Z" w16du:dateUtc="2026-08-26T04:20:00Z">
        <w:r w:rsidRPr="00997AEA">
          <w:rPr>
            <w:rFonts w:ascii="Arial" w:hAnsi="Arial" w:cs="Arial"/>
            <w:sz w:val="20"/>
            <w:szCs w:val="20"/>
            <w:lang w:val="en-US"/>
          </w:rPr>
          <w:t>KJD: 1980 to 2026</w:t>
        </w:r>
      </w:moveTo>
    </w:p>
    <w:p w14:paraId="68AEB49A" w14:textId="77777777" w:rsidR="009E6257" w:rsidRPr="00997AEA" w:rsidRDefault="009E6257" w:rsidP="009E6257">
      <w:pPr>
        <w:pStyle w:val="Prrafodelista"/>
        <w:numPr>
          <w:ilvl w:val="0"/>
          <w:numId w:val="18"/>
        </w:numPr>
        <w:rPr>
          <w:moveTo w:id="91" w:author="Estefania Aranda Rosas" w:date="2026-08-25T22:20:00Z" w16du:dateUtc="2026-08-26T04:20:00Z"/>
          <w:rFonts w:ascii="Arial" w:hAnsi="Arial" w:cs="Arial"/>
          <w:sz w:val="20"/>
          <w:szCs w:val="20"/>
          <w:lang w:val="en-US"/>
        </w:rPr>
      </w:pPr>
      <w:moveTo w:id="92" w:author="Estefania Aranda Rosas" w:date="2026-08-25T22:20:00Z" w16du:dateUtc="2026-08-26T04:20:00Z">
        <w:r w:rsidRPr="00997AEA">
          <w:rPr>
            <w:rFonts w:ascii="Arial" w:hAnsi="Arial" w:cs="Arial"/>
            <w:sz w:val="20"/>
            <w:szCs w:val="20"/>
            <w:lang w:val="en-US"/>
          </w:rPr>
          <w:t>PPRN: 1991 to 2026</w:t>
        </w:r>
      </w:moveTo>
    </w:p>
    <w:p w14:paraId="11535708" w14:textId="77777777" w:rsidR="009E6257" w:rsidRPr="00997AEA" w:rsidRDefault="009E6257" w:rsidP="009E6257">
      <w:pPr>
        <w:pStyle w:val="Prrafodelista"/>
        <w:numPr>
          <w:ilvl w:val="0"/>
          <w:numId w:val="18"/>
        </w:numPr>
        <w:rPr>
          <w:moveTo w:id="93" w:author="Estefania Aranda Rosas" w:date="2026-08-25T22:20:00Z" w16du:dateUtc="2026-08-26T04:20:00Z"/>
          <w:rFonts w:ascii="Arial" w:hAnsi="Arial" w:cs="Arial"/>
          <w:sz w:val="20"/>
          <w:szCs w:val="20"/>
          <w:lang w:val="en-US"/>
        </w:rPr>
      </w:pPr>
      <w:moveTo w:id="94" w:author="Estefania Aranda Rosas" w:date="2026-08-25T22:20:00Z" w16du:dateUtc="2026-08-26T04:20:00Z">
        <w:r w:rsidRPr="00997AEA">
          <w:rPr>
            <w:rFonts w:ascii="Arial" w:hAnsi="Arial" w:cs="Arial"/>
            <w:sz w:val="20"/>
            <w:szCs w:val="20"/>
            <w:lang w:val="en-US"/>
          </w:rPr>
          <w:t>PQDT: 1637 to 2026</w:t>
        </w:r>
      </w:moveTo>
    </w:p>
    <w:p w14:paraId="453E94A3" w14:textId="77777777" w:rsidR="009E6257" w:rsidRPr="00997AEA" w:rsidRDefault="009E6257" w:rsidP="009E6257">
      <w:pPr>
        <w:pStyle w:val="Prrafodelista"/>
        <w:numPr>
          <w:ilvl w:val="0"/>
          <w:numId w:val="18"/>
        </w:numPr>
        <w:rPr>
          <w:moveTo w:id="95" w:author="Estefania Aranda Rosas" w:date="2026-08-25T22:20:00Z" w16du:dateUtc="2026-08-26T04:20:00Z"/>
          <w:rFonts w:ascii="Arial" w:hAnsi="Arial" w:cs="Arial"/>
          <w:sz w:val="20"/>
          <w:szCs w:val="20"/>
          <w:lang w:val="en-US"/>
        </w:rPr>
      </w:pPr>
      <w:moveTo w:id="96" w:author="Estefania Aranda Rosas" w:date="2026-08-25T22:20:00Z" w16du:dateUtc="2026-08-26T04:20:00Z">
        <w:r w:rsidRPr="00997AEA">
          <w:rPr>
            <w:rFonts w:ascii="Arial" w:hAnsi="Arial" w:cs="Arial"/>
            <w:sz w:val="20"/>
            <w:szCs w:val="20"/>
            <w:lang w:val="en-US"/>
          </w:rPr>
          <w:t>RC: 2015 to 2026</w:t>
        </w:r>
      </w:moveTo>
    </w:p>
    <w:p w14:paraId="0CD91D0A" w14:textId="77777777" w:rsidR="009E6257" w:rsidRPr="00997AEA" w:rsidRDefault="009E6257" w:rsidP="009E6257">
      <w:pPr>
        <w:pStyle w:val="Prrafodelista"/>
        <w:numPr>
          <w:ilvl w:val="0"/>
          <w:numId w:val="18"/>
        </w:numPr>
        <w:rPr>
          <w:moveTo w:id="97" w:author="Estefania Aranda Rosas" w:date="2026-08-25T22:20:00Z" w16du:dateUtc="2026-08-26T04:20:00Z"/>
          <w:rFonts w:ascii="Arial" w:hAnsi="Arial" w:cs="Arial"/>
          <w:sz w:val="20"/>
          <w:szCs w:val="20"/>
          <w:lang w:val="en-US"/>
        </w:rPr>
      </w:pPr>
      <w:moveTo w:id="98" w:author="Estefania Aranda Rosas" w:date="2026-08-25T22:20:00Z" w16du:dateUtc="2026-08-26T04:20:00Z">
        <w:r w:rsidRPr="00997AEA">
          <w:rPr>
            <w:rFonts w:ascii="Arial" w:hAnsi="Arial" w:cs="Arial"/>
            <w:sz w:val="20"/>
            <w:szCs w:val="20"/>
            <w:lang w:val="en-US"/>
          </w:rPr>
          <w:t>SCIELO: 2002 to 2026</w:t>
        </w:r>
      </w:moveTo>
    </w:p>
    <w:p w14:paraId="003BCAB9" w14:textId="77777777" w:rsidR="009E6257" w:rsidRPr="00997AEA" w:rsidRDefault="009E6257" w:rsidP="009E6257">
      <w:pPr>
        <w:pStyle w:val="Prrafodelista"/>
        <w:numPr>
          <w:ilvl w:val="0"/>
          <w:numId w:val="18"/>
        </w:numPr>
        <w:rPr>
          <w:moveTo w:id="99" w:author="Estefania Aranda Rosas" w:date="2026-08-25T22:20:00Z" w16du:dateUtc="2026-08-26T04:20:00Z"/>
          <w:rFonts w:ascii="Arial" w:hAnsi="Arial" w:cs="Arial"/>
          <w:sz w:val="20"/>
          <w:szCs w:val="20"/>
          <w:lang w:val="en-US"/>
        </w:rPr>
      </w:pPr>
      <w:moveTo w:id="100" w:author="Estefania Aranda Rosas" w:date="2026-08-25T22:20:00Z" w16du:dateUtc="2026-08-26T04:20:00Z">
        <w:r w:rsidRPr="00997AEA">
          <w:rPr>
            <w:rFonts w:ascii="Arial" w:hAnsi="Arial" w:cs="Arial"/>
            <w:sz w:val="20"/>
            <w:szCs w:val="20"/>
            <w:lang w:val="en-US"/>
          </w:rPr>
          <w:t>ZOOREC: 1976 to 2026</w:t>
        </w:r>
      </w:moveTo>
    </w:p>
    <w:p w14:paraId="10DCD6A1" w14:textId="77777777" w:rsidR="009E6257" w:rsidRPr="00254825" w:rsidRDefault="009E6257" w:rsidP="009E6257">
      <w:pPr>
        <w:rPr>
          <w:moveTo w:id="101" w:author="Estefania Aranda Rosas" w:date="2026-08-25T22:20:00Z" w16du:dateUtc="2026-08-26T04:20:00Z"/>
          <w:rFonts w:ascii="Arial" w:hAnsi="Arial" w:cs="Arial"/>
          <w:sz w:val="20"/>
          <w:szCs w:val="20"/>
          <w:lang w:val="en-US"/>
        </w:rPr>
      </w:pPr>
    </w:p>
    <w:p w14:paraId="0322938B" w14:textId="77777777" w:rsidR="009E6257" w:rsidRPr="00254825" w:rsidRDefault="009E6257" w:rsidP="009E6257">
      <w:pPr>
        <w:rPr>
          <w:moveTo w:id="102" w:author="Estefania Aranda Rosas" w:date="2026-08-25T22:20:00Z" w16du:dateUtc="2026-08-26T04:20:00Z"/>
          <w:rFonts w:ascii="Arial" w:hAnsi="Arial" w:cs="Arial"/>
          <w:sz w:val="20"/>
          <w:szCs w:val="20"/>
          <w:lang w:val="en-US"/>
        </w:rPr>
      </w:pPr>
    </w:p>
    <w:p w14:paraId="6082EE0D" w14:textId="77777777" w:rsidR="009E6257" w:rsidRPr="00816FB5" w:rsidRDefault="009E6257" w:rsidP="009E6257">
      <w:pPr>
        <w:rPr>
          <w:moveTo w:id="103" w:author="Estefania Aranda Rosas" w:date="2026-08-25T22:20:00Z" w16du:dateUtc="2026-08-26T04:20:00Z"/>
          <w:rFonts w:ascii="Arial" w:hAnsi="Arial" w:cs="Arial"/>
          <w:sz w:val="20"/>
          <w:szCs w:val="20"/>
          <w:lang w:val="en-US"/>
        </w:rPr>
      </w:pPr>
    </w:p>
    <w:p w14:paraId="19F361B8" w14:textId="77777777" w:rsidR="009E6257" w:rsidRPr="00503ECD" w:rsidRDefault="009E6257" w:rsidP="009E6257">
      <w:pPr>
        <w:pStyle w:val="Bibliografa"/>
        <w:rPr>
          <w:moveTo w:id="104" w:author="Estefania Aranda Rosas" w:date="2026-08-25T22:20:00Z" w16du:dateUtc="2026-08-26T04:20:00Z"/>
          <w:rFonts w:ascii="Calibri" w:hAnsi="Calibri" w:cs="Calibri"/>
          <w:kern w:val="0"/>
          <w:lang w:val="es-MX"/>
        </w:rPr>
      </w:pPr>
      <w:moveTo w:id="105" w:author="Estefania Aranda Rosas" w:date="2026-08-25T22:20:00Z" w16du:dateUtc="2026-08-26T04:20:00Z">
        <w:r>
          <w:rPr>
            <w:lang w:val="en-US"/>
          </w:rPr>
          <w:fldChar w:fldCharType="begin"/>
        </w:r>
        <w:r w:rsidRPr="00503ECD">
          <w:rPr>
            <w:lang w:val="es-MX"/>
          </w:rPr>
          <w:instrText xml:space="preserve"> ADDIN ZOTERO_BIBL {"uncited":[],"omitted":[],"custom":[]} CSL_BIBLIOGRAPHY </w:instrText>
        </w:r>
        <w:r>
          <w:rPr>
            <w:lang w:val="en-US"/>
          </w:rPr>
          <w:fldChar w:fldCharType="separate"/>
        </w:r>
        <w:r w:rsidRPr="00503ECD">
          <w:rPr>
            <w:rFonts w:ascii="Calibri" w:hAnsi="Calibri" w:cs="Calibri"/>
            <w:kern w:val="0"/>
            <w:lang w:val="es-MX"/>
          </w:rPr>
          <w:t xml:space="preserve">[1] </w:t>
        </w:r>
        <w:r w:rsidRPr="00503ECD">
          <w:rPr>
            <w:rFonts w:ascii="Calibri" w:hAnsi="Calibri" w:cs="Calibri"/>
            <w:kern w:val="0"/>
            <w:lang w:val="es-MX"/>
          </w:rPr>
          <w:tab/>
          <w:t>Guitián CG. Buscar en MEDLINE con PubMed.</w:t>
        </w:r>
      </w:moveTo>
    </w:p>
    <w:p w14:paraId="28F8893E" w14:textId="77777777" w:rsidR="009E6257" w:rsidRPr="00503ECD" w:rsidRDefault="009E6257" w:rsidP="009E6257">
      <w:pPr>
        <w:rPr>
          <w:moveTo w:id="106" w:author="Estefania Aranda Rosas" w:date="2026-08-25T22:20:00Z" w16du:dateUtc="2026-08-26T04:20:00Z"/>
          <w:lang w:val="es-MX"/>
        </w:rPr>
      </w:pPr>
      <w:moveTo w:id="107" w:author="Estefania Aranda Rosas" w:date="2026-08-25T22:20:00Z" w16du:dateUtc="2026-08-26T04:20:00Z">
        <w:r>
          <w:rPr>
            <w:lang w:val="en-US"/>
          </w:rPr>
          <w:fldChar w:fldCharType="end"/>
        </w:r>
      </w:moveTo>
    </w:p>
    <w:p w14:paraId="61B5C83E" w14:textId="77777777" w:rsidR="009E6257" w:rsidRPr="00503ECD" w:rsidRDefault="009E6257" w:rsidP="009E6257">
      <w:pPr>
        <w:rPr>
          <w:moveTo w:id="108" w:author="Estefania Aranda Rosas" w:date="2026-08-25T22:20:00Z" w16du:dateUtc="2026-08-26T04:20:00Z"/>
          <w:lang w:val="es-MX"/>
        </w:rPr>
      </w:pPr>
    </w:p>
    <w:p w14:paraId="15CFDF9F" w14:textId="77777777" w:rsidR="009E6257" w:rsidRPr="00503ECD" w:rsidRDefault="009E6257" w:rsidP="009E6257">
      <w:pPr>
        <w:rPr>
          <w:moveTo w:id="109" w:author="Estefania Aranda Rosas" w:date="2026-08-25T22:20:00Z" w16du:dateUtc="2026-08-26T04:20:00Z"/>
          <w:lang w:val="es-MX"/>
        </w:rPr>
      </w:pPr>
    </w:p>
    <w:p w14:paraId="62C29C38" w14:textId="77777777" w:rsidR="009E6257" w:rsidRPr="00503ECD" w:rsidRDefault="009E6257" w:rsidP="009E6257">
      <w:pPr>
        <w:rPr>
          <w:moveTo w:id="110" w:author="Estefania Aranda Rosas" w:date="2026-08-25T22:20:00Z" w16du:dateUtc="2026-08-26T04:20:00Z"/>
          <w:lang w:val="es-MX"/>
        </w:rPr>
      </w:pPr>
      <w:moveTo w:id="111" w:author="Estefania Aranda Rosas" w:date="2026-08-25T22:20:00Z" w16du:dateUtc="2026-08-26T04:20:00Z">
        <w:r w:rsidRPr="00503ECD">
          <w:rPr>
            <w:lang w:val="es-MX"/>
          </w:rPr>
          <w:t xml:space="preserve">traducción de la pregunta de investigación </w:t>
        </w:r>
      </w:moveTo>
    </w:p>
    <w:p w14:paraId="5EEFF8CB" w14:textId="77777777" w:rsidR="009E6257" w:rsidRPr="00503ECD" w:rsidRDefault="009E6257" w:rsidP="009E6257">
      <w:pPr>
        <w:rPr>
          <w:moveTo w:id="112" w:author="Estefania Aranda Rosas" w:date="2026-08-25T22:20:00Z" w16du:dateUtc="2026-08-26T04:20:00Z"/>
          <w:lang w:val="es-MX"/>
        </w:rPr>
      </w:pPr>
      <w:moveTo w:id="113" w:author="Estefania Aranda Rosas" w:date="2026-08-25T22:20:00Z" w16du:dateUtc="2026-08-26T04:20:00Z">
        <w:r w:rsidRPr="00503ECD">
          <w:rPr>
            <w:lang w:val="es-MX"/>
          </w:rPr>
          <w:t xml:space="preserve">Operadores booleanos y de proximidad </w:t>
        </w:r>
      </w:moveTo>
    </w:p>
    <w:p w14:paraId="37286587" w14:textId="77777777" w:rsidR="009E6257" w:rsidRPr="00503ECD" w:rsidRDefault="009E6257" w:rsidP="009E6257">
      <w:pPr>
        <w:rPr>
          <w:moveTo w:id="114" w:author="Estefania Aranda Rosas" w:date="2026-08-25T22:20:00Z" w16du:dateUtc="2026-08-26T04:20:00Z"/>
          <w:lang w:val="es-MX"/>
        </w:rPr>
      </w:pPr>
      <w:moveTo w:id="115" w:author="Estefania Aranda Rosas" w:date="2026-08-25T22:20:00Z" w16du:dateUtc="2026-08-26T04:20:00Z">
        <w:r w:rsidRPr="00503ECD">
          <w:rPr>
            <w:lang w:val="es-MX"/>
          </w:rPr>
          <w:t xml:space="preserve">términos de indexación </w:t>
        </w:r>
      </w:moveTo>
    </w:p>
    <w:p w14:paraId="23CBC775" w14:textId="77777777" w:rsidR="009E6257" w:rsidRPr="00503ECD" w:rsidRDefault="009E6257" w:rsidP="009E6257">
      <w:pPr>
        <w:rPr>
          <w:moveTo w:id="116" w:author="Estefania Aranda Rosas" w:date="2026-08-25T22:20:00Z" w16du:dateUtc="2026-08-26T04:20:00Z"/>
          <w:lang w:val="es-MX"/>
        </w:rPr>
      </w:pPr>
      <w:moveTo w:id="117" w:author="Estefania Aranda Rosas" w:date="2026-08-25T22:20:00Z" w16du:dateUtc="2026-08-26T04:20:00Z">
        <w:r w:rsidRPr="00503ECD">
          <w:rPr>
            <w:lang w:val="es-MX"/>
          </w:rPr>
          <w:t xml:space="preserve">búsqueda por palabras en el texto </w:t>
        </w:r>
      </w:moveTo>
    </w:p>
    <w:p w14:paraId="5BAF9E0E" w14:textId="77777777" w:rsidR="009E6257" w:rsidRPr="00503ECD" w:rsidRDefault="009E6257" w:rsidP="009E6257">
      <w:pPr>
        <w:rPr>
          <w:moveTo w:id="118" w:author="Estefania Aranda Rosas" w:date="2026-08-25T22:20:00Z" w16du:dateUtc="2026-08-26T04:20:00Z"/>
          <w:lang w:val="es-MX"/>
        </w:rPr>
      </w:pPr>
      <w:moveTo w:id="119" w:author="Estefania Aranda Rosas" w:date="2026-08-25T22:20:00Z" w16du:dateUtc="2026-08-26T04:20:00Z">
        <w:r w:rsidRPr="00503ECD">
          <w:rPr>
            <w:lang w:val="es-MX"/>
          </w:rPr>
          <w:t xml:space="preserve">ortografía, sintaxis y números de línea </w:t>
        </w:r>
      </w:moveTo>
    </w:p>
    <w:p w14:paraId="7B4F7505" w14:textId="77777777" w:rsidR="009E6257" w:rsidRPr="00503ECD" w:rsidRDefault="009E6257" w:rsidP="009E6257">
      <w:pPr>
        <w:rPr>
          <w:moveTo w:id="120" w:author="Estefania Aranda Rosas" w:date="2026-08-25T22:20:00Z" w16du:dateUtc="2026-08-26T04:20:00Z"/>
          <w:lang w:val="es-MX"/>
        </w:rPr>
      </w:pPr>
      <w:moveTo w:id="121" w:author="Estefania Aranda Rosas" w:date="2026-08-25T22:20:00Z" w16du:dateUtc="2026-08-26T04:20:00Z">
        <w:r w:rsidRPr="00503ECD">
          <w:rPr>
            <w:lang w:val="es-MX"/>
          </w:rPr>
          <w:t xml:space="preserve">limitaciones y filtros </w:t>
        </w:r>
      </w:moveTo>
    </w:p>
    <w:p w14:paraId="32493D46" w14:textId="77777777" w:rsidR="009E6257" w:rsidRPr="00503ECD" w:rsidRDefault="009E6257" w:rsidP="009E6257">
      <w:pPr>
        <w:rPr>
          <w:moveTo w:id="122" w:author="Estefania Aranda Rosas" w:date="2026-08-25T22:20:00Z" w16du:dateUtc="2026-08-26T04:20:00Z"/>
          <w:lang w:val="es-MX"/>
        </w:rPr>
      </w:pPr>
      <w:moveTo w:id="123" w:author="Estefania Aranda Rosas" w:date="2026-08-25T22:20:00Z" w16du:dateUtc="2026-08-26T04:20:00Z">
        <w:r w:rsidRPr="00503ECD">
          <w:rPr>
            <w:lang w:val="es-MX"/>
          </w:rPr>
          <w:t>adaptaciones de la estrategia de búsqueda.</w:t>
        </w:r>
      </w:moveTo>
    </w:p>
    <w:p w14:paraId="3EC07508" w14:textId="77777777" w:rsidR="009E6257" w:rsidRPr="00503ECD" w:rsidRDefault="009E6257" w:rsidP="009E6257">
      <w:pPr>
        <w:rPr>
          <w:moveTo w:id="124" w:author="Estefania Aranda Rosas" w:date="2026-08-25T22:20:00Z" w16du:dateUtc="2026-08-26T04:20:00Z"/>
          <w:lang w:val="es-MX"/>
        </w:rPr>
      </w:pPr>
    </w:p>
    <w:p w14:paraId="78567C22" w14:textId="77777777" w:rsidR="009E6257" w:rsidRPr="00503ECD" w:rsidRDefault="009E6257" w:rsidP="009E6257">
      <w:pPr>
        <w:rPr>
          <w:moveTo w:id="125" w:author="Estefania Aranda Rosas" w:date="2026-08-25T22:20:00Z" w16du:dateUtc="2026-08-26T04:20:00Z"/>
          <w:lang w:val="es-MX"/>
        </w:rPr>
      </w:pPr>
    </w:p>
    <w:p w14:paraId="28E52874" w14:textId="77777777" w:rsidR="009E6257" w:rsidRPr="00503ECD" w:rsidRDefault="009E6257" w:rsidP="009E6257">
      <w:pPr>
        <w:rPr>
          <w:moveTo w:id="126" w:author="Estefania Aranda Rosas" w:date="2026-08-25T22:20:00Z" w16du:dateUtc="2026-08-26T04:20:00Z"/>
          <w:lang w:val="es-MX"/>
        </w:rPr>
      </w:pPr>
    </w:p>
    <w:p w14:paraId="7A4DA69B" w14:textId="77777777" w:rsidR="009E6257" w:rsidRDefault="009E6257" w:rsidP="009E6257">
      <w:pPr>
        <w:rPr>
          <w:moveTo w:id="127" w:author="Estefania Aranda Rosas" w:date="2026-08-25T22:20:00Z" w16du:dateUtc="2026-08-26T04:20:00Z"/>
          <w:rFonts w:ascii="Calibri" w:eastAsia="Times New Roman" w:hAnsi="Calibri" w:cs="Calibri"/>
          <w:color w:val="000000"/>
          <w:kern w:val="0"/>
          <w:sz w:val="24"/>
          <w:szCs w:val="24"/>
          <w:lang w:val="en-US" w:eastAsia="es-MX"/>
          <w14:ligatures w14:val="none"/>
        </w:rPr>
      </w:pPr>
      <w:moveTo w:id="128" w:author="Estefania Aranda Rosas" w:date="2026-08-25T22:20:00Z" w16du:dateUtc="2026-08-26T04:20:00Z">
        <w:r w:rsidRPr="00386032">
          <w:rPr>
            <w:rFonts w:ascii="Calibri" w:eastAsia="Times New Roman" w:hAnsi="Calibri" w:cs="Calibri"/>
            <w:color w:val="000000"/>
            <w:kern w:val="0"/>
            <w:sz w:val="24"/>
            <w:szCs w:val="24"/>
            <w:lang w:val="en-US" w:eastAsia="es-MX"/>
            <w14:ligatures w14:val="none"/>
          </w:rPr>
          <w:t xml:space="preserve">and 2022 or 2023 or 2024 or 2025 or 2026 (Publication Years) </w:t>
        </w:r>
      </w:moveTo>
    </w:p>
    <w:p w14:paraId="0FFD788E" w14:textId="77777777" w:rsidR="009E6257" w:rsidRDefault="009E6257" w:rsidP="009E6257">
      <w:pPr>
        <w:rPr>
          <w:moveTo w:id="129" w:author="Estefania Aranda Rosas" w:date="2026-08-25T22:20:00Z" w16du:dateUtc="2026-08-26T04:20:00Z"/>
          <w:rFonts w:ascii="Calibri" w:eastAsia="Times New Roman" w:hAnsi="Calibri" w:cs="Calibri"/>
          <w:color w:val="000000"/>
          <w:kern w:val="0"/>
          <w:sz w:val="24"/>
          <w:szCs w:val="24"/>
          <w:lang w:val="en-US" w:eastAsia="es-MX"/>
          <w14:ligatures w14:val="none"/>
        </w:rPr>
      </w:pPr>
      <w:moveTo w:id="130" w:author="Estefania Aranda Rosas" w:date="2026-08-25T22:20:00Z" w16du:dateUtc="2026-08-26T04:20:00Z">
        <w:r w:rsidRPr="00386032">
          <w:rPr>
            <w:rFonts w:ascii="Calibri" w:eastAsia="Times New Roman" w:hAnsi="Calibri" w:cs="Calibri"/>
            <w:color w:val="000000"/>
            <w:kern w:val="0"/>
            <w:sz w:val="24"/>
            <w:szCs w:val="24"/>
            <w:lang w:val="en-US" w:eastAsia="es-MX"/>
            <w14:ligatures w14:val="none"/>
          </w:rPr>
          <w:t xml:space="preserve">and All Open Access (Open Access) </w:t>
        </w:r>
      </w:moveTo>
    </w:p>
    <w:p w14:paraId="0A0696F6" w14:textId="77777777" w:rsidR="009E6257" w:rsidRDefault="009E6257" w:rsidP="009E6257">
      <w:pPr>
        <w:rPr>
          <w:moveTo w:id="131" w:author="Estefania Aranda Rosas" w:date="2026-08-25T22:20:00Z" w16du:dateUtc="2026-08-26T04:20:00Z"/>
          <w:rFonts w:ascii="Calibri" w:eastAsia="Times New Roman" w:hAnsi="Calibri" w:cs="Calibri"/>
          <w:color w:val="000000"/>
          <w:kern w:val="0"/>
          <w:sz w:val="24"/>
          <w:szCs w:val="24"/>
          <w:lang w:val="en-US" w:eastAsia="es-MX"/>
          <w14:ligatures w14:val="none"/>
        </w:rPr>
      </w:pPr>
      <w:moveTo w:id="132" w:author="Estefania Aranda Rosas" w:date="2026-08-25T22:20:00Z" w16du:dateUtc="2026-08-26T04:20:00Z">
        <w:r w:rsidRPr="00386032">
          <w:rPr>
            <w:rFonts w:ascii="Calibri" w:eastAsia="Times New Roman" w:hAnsi="Calibri" w:cs="Calibri"/>
            <w:color w:val="000000"/>
            <w:kern w:val="0"/>
            <w:sz w:val="24"/>
            <w:szCs w:val="24"/>
            <w:lang w:val="en-US" w:eastAsia="es-MX"/>
            <w14:ligatures w14:val="none"/>
          </w:rPr>
          <w:t xml:space="preserve">and Humans or Hallucinogens or Psilocybin or Male or Female or Adult or Depression or Antidepressive Agents or Depressive Disorder Major or Middle Aged or Treatment Outcome or Anxiety or Depressive Disorder Treatment Resistant or Psychotherapy or Mental Disorders or Double Blind Method or Young Adult or Receptor Serotonin 5 Ht2a or Randomized Controlled Trials As Topic or Major Depressive Disorder or Stress Disorders Post Traumatic or Brain or Neoplasms or Mice Inbred C57bl or N Methyl 3 4 Methylenedioxyamphetamine or Surveys And Questionnaires or Anxiety Disorders or Behavior Animal or Serotonin or Quality Of Life or Aged or Disease Models Animal or Emotions or Neuronal Plasticity or Dose Response Relationship Drug or Stress Psychological or Escitalopram or Serotonin 5 Ht2 Receptor Agonists or Substance Related Disorders or Magnetic Resonance Imaging or N N Dimethyltryptamine or Australia or Bipolar Disorder or Cognition or Combined Modality Therapy or Psychiatric Status Rating Scales or Adolescent or Anti Anxiety Agents or Chronic Pain or Mental Health or Neurons or Pilot Projects or Affect or Agaricales or Banisteriopsis or Citalopram or Cross Over Studies or Depressive Disorder or Palliative Care or Prospective Studies or Selective Serotonin Reuptake Inhibitors or United States or Clinical Trials As Topic or Hippocampus or Prefrontal Cortex or Psilocybe or Psychiatry or Psychological Distress or Reproducibility Of Results or Brain Derived Neurotrophic Factor or Cross Sectional Studies or Fear or Hypothalamo Hypophyseal System or Mice Knockout or Outcome Assessment Health Care or Personality or Retrospective Studies or Reward or Tryptamines or Anhedonia or Cognitive Dysfunction or Ibogaine or Mysticism or Neuroimaging or Obsessive Compulsive Disorder or Time Factors or Veterans or Amphetamines or Consciousness or Extinction Psychological or Glutamic Acid or Health Knowledge Attitudes Practice or Inflammation or Longitudinal Studies or Nerve Tissue Proteins or Parkinson Disease </w:t>
        </w:r>
        <w:r w:rsidRPr="00386032">
          <w:rPr>
            <w:rFonts w:ascii="Calibri" w:eastAsia="Times New Roman" w:hAnsi="Calibri" w:cs="Calibri"/>
            <w:color w:val="000000"/>
            <w:kern w:val="0"/>
            <w:sz w:val="24"/>
            <w:szCs w:val="24"/>
            <w:lang w:val="en-US" w:eastAsia="es-MX"/>
            <w14:ligatures w14:val="none"/>
          </w:rPr>
          <w:lastRenderedPageBreak/>
          <w:t>or Pituitary Adrenal System or Psychotherapy Group or Aged 80 And Over or Aging or Analgesics or Analgesics Opioid or Attitude Of Health Personnel or Attitude To Death or Canada or Cerebral Cortex or Databases Factual or Diffusion Tensor Imaging or Dissociative Disorders or Drug Evaluation Preclinical or Drug Interactions or Existentialism or Fluorobenzenes or Follow Up Studies or Health Personnel or Internet or Ketanserin or Methoxydimethyltryptamines or Microglia or Mindfulness or Mood Disorders or Mothers or Music or Nerve Net or Neurogenesis or Neuroticism or Nucleus Accumbens or Phenethylamines or Piperidines or Primary Health Care or Prodrugs or Psychology or Psychometrics or Qualitative Research or Receptors N Methyl D Aspartate or Reversal Learning or Rodentia or Serotonin 5 Ht2 Receptor Antagonists or Serotonin Plasma Membrane Transport Proteins or Single Bli</w:t>
        </w:r>
        <w:r w:rsidRPr="00EF17D7">
          <w:rPr>
            <w:rFonts w:ascii="Calibri" w:eastAsia="Times New Roman" w:hAnsi="Calibri" w:cs="Calibri"/>
            <w:color w:val="000000"/>
            <w:kern w:val="0"/>
            <w:sz w:val="24"/>
            <w:szCs w:val="24"/>
            <w:lang w:val="en-US" w:eastAsia="es-MX"/>
            <w14:ligatures w14:val="none"/>
          </w:rPr>
          <w:t xml:space="preserve">nd Method or Substance Withdrawal Syndrome or Switzerland or Transcranial Magnetic Stimulation or Acceptance And Commitment Therapy or Adaptation Psychological or Administration Inhalation or Administration Oral or Alkaloids or Alzheimer Disease or Bias or Biosynthetic Pathways or Burnout Professional or Clinical Trials Phase Ii As Topic or Commerce or Comorbidity or Compassionate Use Trials or Connectome or Corpus Striatum or Cost Benefit Analysis or Covid 19 or Crystallography X Ray or Cytochrome P 450 Cyp2d6 or Cytokines or Dna Methylation or Dopamine or Drug Combinations or Ego or Electroconvulsive Therapy or Electroencephalography or Epigenesis Genetic or Escherichia Coli or Exercise or Feasibility Studies or Fluoxetine or Gastrointestinal Microbiome or Gene Expression Profiling or Grooming or Gyrus Cinguli or Hallucinations or Heart Rate or Cells Cultured (MeSH Headings) </w:t>
        </w:r>
      </w:moveTo>
    </w:p>
    <w:p w14:paraId="39DA17C3" w14:textId="77777777" w:rsidR="009E6257" w:rsidRDefault="009E6257" w:rsidP="009E6257">
      <w:pPr>
        <w:rPr>
          <w:moveTo w:id="133" w:author="Estefania Aranda Rosas" w:date="2026-08-25T22:20:00Z" w16du:dateUtc="2026-08-26T04:20:00Z"/>
          <w:rFonts w:ascii="Calibri" w:eastAsia="Times New Roman" w:hAnsi="Calibri" w:cs="Calibri"/>
          <w:color w:val="000000"/>
          <w:kern w:val="0"/>
          <w:sz w:val="24"/>
          <w:szCs w:val="24"/>
          <w:lang w:val="en-US" w:eastAsia="es-MX"/>
          <w14:ligatures w14:val="none"/>
        </w:rPr>
      </w:pPr>
      <w:moveTo w:id="134" w:author="Estefania Aranda Rosas" w:date="2026-08-25T22:20:00Z" w16du:dateUtc="2026-08-26T04:20:00Z">
        <w:r w:rsidRPr="00EF17D7">
          <w:rPr>
            <w:rFonts w:ascii="Calibri" w:eastAsia="Times New Roman" w:hAnsi="Calibri" w:cs="Calibri"/>
            <w:color w:val="000000"/>
            <w:kern w:val="0"/>
            <w:sz w:val="24"/>
            <w:szCs w:val="24"/>
            <w:lang w:val="en-US" w:eastAsia="es-MX"/>
            <w14:ligatures w14:val="none"/>
          </w:rPr>
          <w:t xml:space="preserve">and Pharmacology or Human Medicine Medical Sciences or Psychiatry or Behavior or Biochemistry And Molecular Biophysics or Nervous System or Neural Coordination or Methods And Techniques or Toxicology or Neurology or Pharmacognosy or Medical Sciences or Enzymology or Radiology or Allied Medical Sciences or Molecular Genetics or Cardiovascular Medicine or Clinical Chemistry or Computer Applications or Government And Law or Metabolism or Cardiovascular System or Clinical Immunology or Digestive System or Infection or Ingestion And Assimilation or Nutrition or Transport And Circulation or Development or Ecology Environmental Sciences or Economics or Gastroenterology or Physical Medicine And Rehabilitation or Pulmonary Medicine or Sports Medicine or Surgery or Models And Simulations (Major Concepts) </w:t>
        </w:r>
      </w:moveTo>
    </w:p>
    <w:p w14:paraId="7ECE56BF" w14:textId="77777777" w:rsidR="009E6257" w:rsidRPr="00EF17D7" w:rsidRDefault="009E6257" w:rsidP="009E6257">
      <w:pPr>
        <w:rPr>
          <w:moveTo w:id="135" w:author="Estefania Aranda Rosas" w:date="2026-08-25T22:20:00Z" w16du:dateUtc="2026-08-26T04:20:00Z"/>
          <w:lang w:val="en-US"/>
        </w:rPr>
      </w:pPr>
      <w:moveTo w:id="136" w:author="Estefania Aranda Rosas" w:date="2026-08-25T22:20:00Z" w16du:dateUtc="2026-08-26T04:20:00Z">
        <w:r w:rsidRPr="00EF17D7">
          <w:rPr>
            <w:rFonts w:ascii="Calibri" w:eastAsia="Times New Roman" w:hAnsi="Calibri" w:cs="Calibri"/>
            <w:color w:val="000000"/>
            <w:kern w:val="0"/>
            <w:sz w:val="24"/>
            <w:szCs w:val="24"/>
            <w:lang w:val="en-US" w:eastAsia="es-MX"/>
            <w14:ligatures w14:val="none"/>
          </w:rPr>
          <w:t>and Letter or Abstract or Case Report (Exclude – Document Types)</w:t>
        </w:r>
      </w:moveTo>
    </w:p>
    <w:p w14:paraId="4CE2E575" w14:textId="77777777" w:rsidR="009E6257" w:rsidRPr="00503ECD" w:rsidRDefault="009E6257" w:rsidP="009E6257">
      <w:pPr>
        <w:rPr>
          <w:moveTo w:id="137" w:author="Estefania Aranda Rosas" w:date="2026-08-25T22:20:00Z" w16du:dateUtc="2026-08-26T04:20:00Z"/>
          <w:rFonts w:ascii="Arial" w:hAnsi="Arial" w:cs="Arial"/>
          <w:b/>
          <w:bCs/>
          <w:sz w:val="20"/>
          <w:szCs w:val="20"/>
          <w:lang w:val="en-US"/>
        </w:rPr>
      </w:pPr>
    </w:p>
    <w:p w14:paraId="37898DF3" w14:textId="77777777" w:rsidR="009E6257" w:rsidRPr="00503ECD" w:rsidRDefault="009E6257" w:rsidP="009E6257">
      <w:pPr>
        <w:rPr>
          <w:moveTo w:id="138" w:author="Estefania Aranda Rosas" w:date="2026-08-25T22:20:00Z" w16du:dateUtc="2026-08-26T04:20:00Z"/>
          <w:rFonts w:ascii="Arial" w:hAnsi="Arial" w:cs="Arial"/>
          <w:b/>
          <w:bCs/>
          <w:sz w:val="20"/>
          <w:szCs w:val="20"/>
          <w:lang w:val="en-US"/>
        </w:rPr>
      </w:pPr>
    </w:p>
    <w:p w14:paraId="544C9EA3" w14:textId="77777777" w:rsidR="00381E5E" w:rsidRPr="00381E5E" w:rsidRDefault="00381E5E" w:rsidP="00381E5E">
      <w:pPr>
        <w:rPr>
          <w:rFonts w:ascii="Arial" w:hAnsi="Arial" w:cs="Arial"/>
          <w:b/>
          <w:bCs/>
          <w:sz w:val="20"/>
          <w:szCs w:val="20"/>
          <w:lang w:val="en-US"/>
        </w:rPr>
      </w:pPr>
      <w:r w:rsidRPr="00381E5E">
        <w:rPr>
          <w:rFonts w:ascii="Arial" w:hAnsi="Arial" w:cs="Arial"/>
          <w:b/>
          <w:bCs/>
          <w:sz w:val="20"/>
          <w:szCs w:val="20"/>
          <w:lang w:val="en-US"/>
        </w:rPr>
        <w:t>Search strategies (PRISMA-S documentation)</w:t>
      </w:r>
    </w:p>
    <w:p w14:paraId="1A6EB2E7" w14:textId="77777777" w:rsidR="00381E5E" w:rsidRPr="00381E5E" w:rsidRDefault="00381E5E" w:rsidP="00381E5E">
      <w:pPr>
        <w:rPr>
          <w:rFonts w:ascii="Arial" w:hAnsi="Arial" w:cs="Arial"/>
          <w:b/>
          <w:bCs/>
          <w:sz w:val="20"/>
          <w:szCs w:val="20"/>
          <w:lang w:val="en-US"/>
        </w:rPr>
      </w:pPr>
      <w:r w:rsidRPr="00381E5E">
        <w:rPr>
          <w:rFonts w:ascii="Arial" w:hAnsi="Arial" w:cs="Arial"/>
          <w:b/>
          <w:bCs/>
          <w:sz w:val="20"/>
          <w:szCs w:val="20"/>
          <w:lang w:val="en-US"/>
        </w:rPr>
        <w:t>All searches executed on 27 August 2026. No language limit; no full-text availability limit.</w:t>
      </w:r>
    </w:p>
    <w:p w14:paraId="23D1F9AC" w14:textId="77777777" w:rsidR="00381E5E" w:rsidRPr="00381E5E" w:rsidRDefault="00381E5E" w:rsidP="00381E5E">
      <w:pPr>
        <w:rPr>
          <w:rFonts w:ascii="Arial" w:hAnsi="Arial" w:cs="Arial"/>
          <w:b/>
          <w:bCs/>
          <w:sz w:val="20"/>
          <w:szCs w:val="20"/>
          <w:lang w:val="en-US"/>
        </w:rPr>
      </w:pPr>
      <w:r w:rsidRPr="00381E5E">
        <w:rPr>
          <w:rFonts w:ascii="Arial" w:hAnsi="Arial" w:cs="Arial"/>
          <w:b/>
          <w:bCs/>
          <w:sz w:val="20"/>
          <w:szCs w:val="20"/>
          <w:lang w:val="en-US"/>
        </w:rPr>
        <w:t>Bibliometric arm (broad strategies; reviews eligible)</w:t>
      </w:r>
    </w:p>
    <w:p w14:paraId="49640656" w14:textId="413D0155" w:rsidR="00381E5E" w:rsidRPr="00890B16" w:rsidRDefault="00381E5E" w:rsidP="00381E5E">
      <w:pPr>
        <w:rPr>
          <w:rFonts w:ascii="Arial" w:hAnsi="Arial" w:cs="Arial"/>
          <w:sz w:val="20"/>
          <w:szCs w:val="20"/>
          <w:lang w:val="en-US"/>
        </w:rPr>
      </w:pPr>
      <w:r w:rsidRPr="00890B16">
        <w:rPr>
          <w:rFonts w:ascii="Arial" w:hAnsi="Arial" w:cs="Arial"/>
          <w:sz w:val="20"/>
          <w:szCs w:val="20"/>
          <w:lang w:val="en-US"/>
        </w:rPr>
        <w:t>Web of Science Core Collection (advanced search)</w:t>
      </w:r>
      <w:r w:rsidR="004942C7" w:rsidRPr="00890B16">
        <w:rPr>
          <w:rFonts w:ascii="Arial" w:hAnsi="Arial" w:cs="Arial"/>
          <w:sz w:val="20"/>
          <w:szCs w:val="20"/>
          <w:lang w:val="en-US"/>
        </w:rPr>
        <w:t xml:space="preserve"> Retrieved: 1,828</w:t>
      </w:r>
    </w:p>
    <w:p w14:paraId="5994D5AB" w14:textId="34F8139C" w:rsidR="00381E5E" w:rsidRPr="00890B16" w:rsidRDefault="00381E5E" w:rsidP="00381E5E">
      <w:pPr>
        <w:rPr>
          <w:rFonts w:ascii="Arial" w:hAnsi="Arial" w:cs="Arial"/>
          <w:sz w:val="20"/>
          <w:szCs w:val="20"/>
          <w:lang w:val="en-US"/>
        </w:rPr>
      </w:pPr>
      <w:r w:rsidRPr="00890B16">
        <w:rPr>
          <w:rFonts w:ascii="Arial" w:hAnsi="Arial" w:cs="Arial"/>
          <w:sz w:val="20"/>
          <w:szCs w:val="20"/>
          <w:lang w:val="en-US"/>
        </w:rPr>
        <w:lastRenderedPageBreak/>
        <w:t>Scopus</w:t>
      </w:r>
      <w:r w:rsidR="004942C7" w:rsidRPr="00890B16">
        <w:rPr>
          <w:rFonts w:ascii="Arial" w:hAnsi="Arial" w:cs="Arial"/>
          <w:sz w:val="20"/>
          <w:szCs w:val="20"/>
          <w:lang w:val="en-US"/>
        </w:rPr>
        <w:t xml:space="preserve"> Retrieved: 1,045.</w:t>
      </w:r>
    </w:p>
    <w:p w14:paraId="37D56E76" w14:textId="1976BE13" w:rsidR="00381E5E" w:rsidRPr="00890B16" w:rsidRDefault="00381E5E" w:rsidP="00381E5E">
      <w:pPr>
        <w:rPr>
          <w:rFonts w:ascii="Arial" w:hAnsi="Arial" w:cs="Arial"/>
          <w:sz w:val="20"/>
          <w:szCs w:val="20"/>
          <w:lang w:val="en-US"/>
        </w:rPr>
      </w:pPr>
      <w:r w:rsidRPr="00890B16">
        <w:rPr>
          <w:rFonts w:ascii="Arial" w:hAnsi="Arial" w:cs="Arial"/>
          <w:sz w:val="20"/>
          <w:szCs w:val="20"/>
          <w:lang w:val="en-US"/>
        </w:rPr>
        <w:t>PubMed (bibliometric string)</w:t>
      </w:r>
      <w:r w:rsidR="004942C7" w:rsidRPr="00890B16">
        <w:rPr>
          <w:rFonts w:ascii="Arial" w:hAnsi="Arial" w:cs="Arial"/>
          <w:sz w:val="20"/>
          <w:szCs w:val="20"/>
          <w:lang w:val="en-US"/>
        </w:rPr>
        <w:t xml:space="preserve"> Retrieved: 635</w:t>
      </w:r>
    </w:p>
    <w:p w14:paraId="6A833452" w14:textId="77777777" w:rsidR="004942C7" w:rsidRDefault="004942C7" w:rsidP="00381E5E">
      <w:pPr>
        <w:rPr>
          <w:rFonts w:ascii="Arial" w:hAnsi="Arial" w:cs="Arial"/>
          <w:b/>
          <w:bCs/>
          <w:sz w:val="20"/>
          <w:szCs w:val="20"/>
          <w:lang w:val="en-US"/>
        </w:rPr>
      </w:pPr>
    </w:p>
    <w:p w14:paraId="50BF471F" w14:textId="5B691CD0" w:rsidR="00381E5E" w:rsidRPr="00381E5E" w:rsidRDefault="00381E5E" w:rsidP="00381E5E">
      <w:pPr>
        <w:rPr>
          <w:rFonts w:ascii="Arial" w:hAnsi="Arial" w:cs="Arial"/>
          <w:b/>
          <w:bCs/>
          <w:sz w:val="20"/>
          <w:szCs w:val="20"/>
          <w:lang w:val="en-US"/>
        </w:rPr>
      </w:pPr>
      <w:r w:rsidRPr="00381E5E">
        <w:rPr>
          <w:rFonts w:ascii="Arial" w:hAnsi="Arial" w:cs="Arial"/>
          <w:b/>
          <w:bCs/>
          <w:sz w:val="20"/>
          <w:szCs w:val="20"/>
          <w:lang w:val="en-US"/>
        </w:rPr>
        <w:t>Meta-analytic arm (restrictive strategies; execution pending PROSPERO confirmation)</w:t>
      </w:r>
    </w:p>
    <w:p w14:paraId="338DE98A" w14:textId="662526EC" w:rsidR="004942C7" w:rsidRPr="00B62171" w:rsidRDefault="00381E5E" w:rsidP="004942C7">
      <w:pPr>
        <w:rPr>
          <w:rFonts w:ascii="Arial" w:hAnsi="Arial" w:cs="Arial"/>
          <w:sz w:val="20"/>
          <w:szCs w:val="20"/>
          <w:lang w:val="es-MX"/>
        </w:rPr>
      </w:pPr>
      <w:r w:rsidRPr="00B62171">
        <w:rPr>
          <w:rFonts w:ascii="Arial" w:hAnsi="Arial" w:cs="Arial"/>
          <w:sz w:val="20"/>
          <w:szCs w:val="20"/>
          <w:lang w:val="es-MX"/>
        </w:rPr>
        <w:t>PubMed</w:t>
      </w:r>
      <w:r w:rsidR="004942C7" w:rsidRPr="00B62171">
        <w:rPr>
          <w:rFonts w:ascii="Arial" w:hAnsi="Arial" w:cs="Arial"/>
          <w:sz w:val="20"/>
          <w:szCs w:val="20"/>
          <w:lang w:val="es-MX"/>
        </w:rPr>
        <w:t xml:space="preserve"> 102 RESULTADOS</w:t>
      </w:r>
    </w:p>
    <w:p w14:paraId="37C7BD4C" w14:textId="0020FD20" w:rsidR="00381E5E" w:rsidRPr="00B62171" w:rsidRDefault="00381E5E" w:rsidP="00381E5E">
      <w:pPr>
        <w:rPr>
          <w:rFonts w:ascii="Arial" w:hAnsi="Arial" w:cs="Arial"/>
          <w:sz w:val="20"/>
          <w:szCs w:val="20"/>
          <w:lang w:val="es-MX"/>
        </w:rPr>
      </w:pPr>
      <w:r w:rsidRPr="00B62171">
        <w:rPr>
          <w:rFonts w:ascii="Arial" w:hAnsi="Arial" w:cs="Arial"/>
          <w:sz w:val="20"/>
          <w:szCs w:val="20"/>
          <w:lang w:val="es-MX"/>
        </w:rPr>
        <w:t>OVID</w:t>
      </w:r>
      <w:r w:rsidR="00F45424" w:rsidRPr="00B62171">
        <w:rPr>
          <w:rFonts w:ascii="Arial" w:hAnsi="Arial" w:cs="Arial"/>
          <w:sz w:val="20"/>
          <w:szCs w:val="20"/>
          <w:lang w:val="es-MX"/>
        </w:rPr>
        <w:t xml:space="preserve"> HITS 675</w:t>
      </w:r>
    </w:p>
    <w:p w14:paraId="04B5E674" w14:textId="77777777" w:rsidR="00381E5E" w:rsidRPr="00890B16" w:rsidRDefault="00381E5E" w:rsidP="00F45424">
      <w:pPr>
        <w:ind w:firstLine="720"/>
        <w:rPr>
          <w:rFonts w:ascii="Arial" w:hAnsi="Arial" w:cs="Arial"/>
          <w:sz w:val="20"/>
          <w:szCs w:val="20"/>
          <w:lang w:val="es-MX"/>
        </w:rPr>
      </w:pPr>
      <w:r w:rsidRPr="00890B16">
        <w:rPr>
          <w:rFonts w:ascii="Arial" w:hAnsi="Arial" w:cs="Arial"/>
          <w:sz w:val="20"/>
          <w:szCs w:val="20"/>
          <w:lang w:val="es-MX"/>
        </w:rPr>
        <w:t>Buscar en todas las revistas de Ovid (Referencias + Abstracts + Revistas Suscritas) 143</w:t>
      </w:r>
    </w:p>
    <w:p w14:paraId="51569B73" w14:textId="77777777" w:rsidR="00381E5E" w:rsidRPr="00890B16" w:rsidRDefault="00381E5E" w:rsidP="00F45424">
      <w:pPr>
        <w:ind w:firstLine="720"/>
        <w:rPr>
          <w:rFonts w:ascii="Arial" w:hAnsi="Arial" w:cs="Arial"/>
          <w:sz w:val="20"/>
          <w:szCs w:val="20"/>
          <w:lang w:val="en-US"/>
        </w:rPr>
      </w:pPr>
      <w:r w:rsidRPr="00890B16">
        <w:rPr>
          <w:rFonts w:ascii="Arial" w:hAnsi="Arial" w:cs="Arial"/>
          <w:sz w:val="20"/>
          <w:szCs w:val="20"/>
          <w:lang w:val="en-US"/>
        </w:rPr>
        <w:t>EBM Reviews - Cochrane Central Register of Controlled Trials &lt;July 2026&gt; 245</w:t>
      </w:r>
    </w:p>
    <w:p w14:paraId="0296642C" w14:textId="77777777" w:rsidR="00381E5E" w:rsidRDefault="00381E5E" w:rsidP="00F45424">
      <w:pPr>
        <w:ind w:firstLine="720"/>
        <w:rPr>
          <w:rFonts w:ascii="Arial" w:hAnsi="Arial" w:cs="Arial"/>
          <w:sz w:val="20"/>
          <w:szCs w:val="20"/>
          <w:lang w:val="en-US"/>
        </w:rPr>
      </w:pPr>
      <w:r w:rsidRPr="00890B16">
        <w:rPr>
          <w:rFonts w:ascii="Arial" w:hAnsi="Arial" w:cs="Arial"/>
          <w:sz w:val="20"/>
          <w:szCs w:val="20"/>
          <w:lang w:val="en-US"/>
        </w:rPr>
        <w:t>APA PsycInfo &lt;1806 to August 2026 Week 3&gt; 287</w:t>
      </w:r>
    </w:p>
    <w:p w14:paraId="5DAE01D7" w14:textId="77777777" w:rsidR="00AB0BCD" w:rsidRPr="00890B16" w:rsidRDefault="00AB0BCD" w:rsidP="00AB0BCD">
      <w:pPr>
        <w:rPr>
          <w:rFonts w:ascii="Arial" w:hAnsi="Arial" w:cs="Arial"/>
          <w:sz w:val="20"/>
          <w:szCs w:val="20"/>
          <w:lang w:val="en-US"/>
        </w:rPr>
      </w:pPr>
    </w:p>
    <w:p w14:paraId="41ED6E25" w14:textId="7B3A16D8" w:rsidR="00381E5E" w:rsidRPr="00890B16" w:rsidRDefault="00381E5E" w:rsidP="00381E5E">
      <w:pPr>
        <w:rPr>
          <w:rFonts w:ascii="Arial" w:hAnsi="Arial" w:cs="Arial"/>
          <w:sz w:val="20"/>
          <w:szCs w:val="20"/>
          <w:lang w:val="en-US"/>
        </w:rPr>
      </w:pPr>
      <w:r w:rsidRPr="00890B16">
        <w:rPr>
          <w:rFonts w:ascii="Arial" w:hAnsi="Arial" w:cs="Arial"/>
          <w:sz w:val="20"/>
          <w:szCs w:val="20"/>
          <w:lang w:val="en-US"/>
        </w:rPr>
        <w:t> medRxiv (complementary preprint source)</w:t>
      </w:r>
      <w:r w:rsidR="00CC162B" w:rsidRPr="00890B16">
        <w:rPr>
          <w:rFonts w:ascii="Arial" w:hAnsi="Arial" w:cs="Arial"/>
          <w:sz w:val="20"/>
          <w:szCs w:val="20"/>
          <w:lang w:val="en-US"/>
        </w:rPr>
        <w:t xml:space="preserve"> </w:t>
      </w:r>
      <w:r w:rsidRPr="00890B16">
        <w:rPr>
          <w:rFonts w:ascii="Arial" w:hAnsi="Arial" w:cs="Arial"/>
          <w:sz w:val="20"/>
          <w:szCs w:val="20"/>
          <w:lang w:val="en-US"/>
        </w:rPr>
        <w:t>135 Results</w:t>
      </w:r>
    </w:p>
    <w:p w14:paraId="57890CA6" w14:textId="44414658" w:rsidR="00381E5E" w:rsidRPr="00890B16" w:rsidRDefault="00381E5E" w:rsidP="00381E5E">
      <w:pPr>
        <w:rPr>
          <w:rFonts w:ascii="Arial" w:hAnsi="Arial" w:cs="Arial"/>
          <w:sz w:val="20"/>
          <w:szCs w:val="20"/>
          <w:lang w:val="en-US"/>
        </w:rPr>
      </w:pPr>
      <w:r w:rsidRPr="00890B16">
        <w:rPr>
          <w:rFonts w:ascii="Arial" w:hAnsi="Arial" w:cs="Arial"/>
          <w:sz w:val="20"/>
          <w:szCs w:val="20"/>
          <w:lang w:val="en-US"/>
        </w:rPr>
        <w:t>Europe PMC (complementary preprint source, includes medRxiv)</w:t>
      </w:r>
      <w:r w:rsidR="00CC162B" w:rsidRPr="00890B16">
        <w:rPr>
          <w:rFonts w:ascii="Arial" w:hAnsi="Arial" w:cs="Arial"/>
          <w:sz w:val="20"/>
          <w:szCs w:val="20"/>
          <w:lang w:val="en-US"/>
        </w:rPr>
        <w:t xml:space="preserve"> </w:t>
      </w:r>
      <w:r w:rsidRPr="00890B16">
        <w:rPr>
          <w:rFonts w:ascii="Arial" w:hAnsi="Arial" w:cs="Arial"/>
          <w:sz w:val="20"/>
          <w:szCs w:val="20"/>
          <w:lang w:val="en-US"/>
        </w:rPr>
        <w:t>RESULTS: 29</w:t>
      </w:r>
    </w:p>
    <w:p w14:paraId="3FB72D4C" w14:textId="77777777" w:rsidR="00381E5E" w:rsidRPr="004942C7" w:rsidRDefault="00381E5E" w:rsidP="00381E5E">
      <w:pPr>
        <w:rPr>
          <w:rFonts w:ascii="Arial" w:hAnsi="Arial" w:cs="Arial"/>
          <w:b/>
          <w:bCs/>
          <w:sz w:val="20"/>
          <w:szCs w:val="20"/>
          <w:lang w:val="en-US"/>
        </w:rPr>
      </w:pPr>
      <w:r w:rsidRPr="004942C7">
        <w:rPr>
          <w:rFonts w:ascii="Arial" w:hAnsi="Arial" w:cs="Arial"/>
          <w:b/>
          <w:bCs/>
          <w:sz w:val="20"/>
          <w:szCs w:val="20"/>
          <w:lang w:val="en-US"/>
        </w:rPr>
        <w:t>Deduplication</w:t>
      </w:r>
    </w:p>
    <w:p w14:paraId="71519326" w14:textId="77777777" w:rsidR="00381E5E" w:rsidRPr="004942C7" w:rsidRDefault="00381E5E" w:rsidP="00381E5E">
      <w:pPr>
        <w:rPr>
          <w:rFonts w:ascii="Arial" w:hAnsi="Arial" w:cs="Arial"/>
          <w:b/>
          <w:bCs/>
          <w:sz w:val="20"/>
          <w:szCs w:val="20"/>
          <w:lang w:val="en-US"/>
        </w:rPr>
      </w:pPr>
      <w:r w:rsidRPr="004942C7">
        <w:rPr>
          <w:rFonts w:ascii="Arial" w:hAnsi="Arial" w:cs="Arial"/>
          <w:b/>
          <w:bCs/>
          <w:sz w:val="20"/>
          <w:szCs w:val="20"/>
          <w:lang w:val="en-US"/>
        </w:rPr>
        <w:t>Priority WoS &gt; Scopus &gt; PubMed; match by normalized DOI, then normalized title. Two retracted WoS articles excluded (10.1177/02698811241234247; 10.3389/fnins.2023.1168911). Flow numbers in results/tables/T0_prisma_s_flow.csv.</w:t>
      </w:r>
    </w:p>
    <w:p w14:paraId="331771F4" w14:textId="77777777" w:rsidR="009E6257" w:rsidRPr="00503ECD" w:rsidRDefault="009E6257" w:rsidP="009E6257">
      <w:pPr>
        <w:rPr>
          <w:moveTo w:id="139" w:author="Estefania Aranda Rosas" w:date="2026-08-25T22:20:00Z" w16du:dateUtc="2026-08-26T04:20:00Z"/>
          <w:rFonts w:ascii="Arial" w:hAnsi="Arial" w:cs="Arial"/>
          <w:b/>
          <w:bCs/>
          <w:sz w:val="20"/>
          <w:szCs w:val="20"/>
          <w:lang w:val="en-US"/>
        </w:rPr>
      </w:pPr>
    </w:p>
    <w:p w14:paraId="257B6CD7" w14:textId="77777777" w:rsidR="009E6257" w:rsidRPr="00503ECD" w:rsidRDefault="009E6257" w:rsidP="009E6257">
      <w:pPr>
        <w:rPr>
          <w:moveTo w:id="140" w:author="Estefania Aranda Rosas" w:date="2026-08-25T22:20:00Z" w16du:dateUtc="2026-08-26T04:20:00Z"/>
          <w:rFonts w:ascii="Arial" w:hAnsi="Arial" w:cs="Arial"/>
          <w:b/>
          <w:bCs/>
          <w:sz w:val="20"/>
          <w:szCs w:val="20"/>
          <w:lang w:val="en-US"/>
        </w:rPr>
      </w:pPr>
    </w:p>
    <w:p w14:paraId="0B0B4DB9" w14:textId="77777777" w:rsidR="009E6257" w:rsidRPr="00503ECD" w:rsidRDefault="009E6257" w:rsidP="009E6257">
      <w:pPr>
        <w:rPr>
          <w:moveTo w:id="141" w:author="Estefania Aranda Rosas" w:date="2026-08-25T22:20:00Z" w16du:dateUtc="2026-08-26T04:20:00Z"/>
          <w:rFonts w:ascii="Arial" w:hAnsi="Arial" w:cs="Arial"/>
          <w:b/>
          <w:bCs/>
          <w:sz w:val="20"/>
          <w:szCs w:val="20"/>
          <w:lang w:val="en-US"/>
        </w:rPr>
      </w:pPr>
    </w:p>
    <w:moveToRangeEnd w:id="74"/>
    <w:p w14:paraId="4BB16EF9" w14:textId="77777777" w:rsidR="009E6257" w:rsidRPr="00EF17D7" w:rsidRDefault="009E6257" w:rsidP="009E6257">
      <w:pPr>
        <w:rPr>
          <w:lang w:val="en-US"/>
        </w:rPr>
      </w:pPr>
    </w:p>
    <w:p w14:paraId="2163D79C" w14:textId="77777777" w:rsidR="009E6257" w:rsidRDefault="009E6257" w:rsidP="009E6257">
      <w:pPr>
        <w:rPr>
          <w:rFonts w:ascii="Arial" w:hAnsi="Arial" w:cs="Arial"/>
          <w:sz w:val="20"/>
          <w:szCs w:val="20"/>
          <w:lang w:val="en-US"/>
        </w:rPr>
      </w:pPr>
    </w:p>
    <w:sectPr w:rsidR="009E6257" w:rsidSect="0043457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C55B5" w14:textId="77777777" w:rsidR="00767B1A" w:rsidRDefault="00767B1A" w:rsidP="002C27A4">
      <w:pPr>
        <w:spacing w:after="0" w:line="240" w:lineRule="auto"/>
      </w:pPr>
      <w:r>
        <w:separator/>
      </w:r>
    </w:p>
  </w:endnote>
  <w:endnote w:type="continuationSeparator" w:id="0">
    <w:p w14:paraId="0D9DB72E" w14:textId="77777777" w:rsidR="00767B1A" w:rsidRDefault="00767B1A" w:rsidP="002C2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A9DB8" w14:textId="77777777" w:rsidR="00767B1A" w:rsidRDefault="00767B1A" w:rsidP="002C27A4">
      <w:pPr>
        <w:spacing w:after="0" w:line="240" w:lineRule="auto"/>
      </w:pPr>
      <w:r>
        <w:separator/>
      </w:r>
    </w:p>
  </w:footnote>
  <w:footnote w:type="continuationSeparator" w:id="0">
    <w:p w14:paraId="37197063" w14:textId="77777777" w:rsidR="00767B1A" w:rsidRDefault="00767B1A" w:rsidP="002C27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3AEA"/>
    <w:multiLevelType w:val="hybridMultilevel"/>
    <w:tmpl w:val="E4E275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AC7302"/>
    <w:multiLevelType w:val="hybridMultilevel"/>
    <w:tmpl w:val="D87CBB54"/>
    <w:lvl w:ilvl="0" w:tplc="F5E2A21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152200F"/>
    <w:multiLevelType w:val="multilevel"/>
    <w:tmpl w:val="2378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8228B"/>
    <w:multiLevelType w:val="hybridMultilevel"/>
    <w:tmpl w:val="BBBE03C4"/>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4" w15:restartNumberingAfterBreak="0">
    <w:nsid w:val="37B97D11"/>
    <w:multiLevelType w:val="hybridMultilevel"/>
    <w:tmpl w:val="9BB875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5744489"/>
    <w:multiLevelType w:val="hybridMultilevel"/>
    <w:tmpl w:val="E7789A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7C92173"/>
    <w:multiLevelType w:val="hybridMultilevel"/>
    <w:tmpl w:val="C5C6E2B4"/>
    <w:lvl w:ilvl="0" w:tplc="7F126E2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1253C65"/>
    <w:multiLevelType w:val="multilevel"/>
    <w:tmpl w:val="637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91045"/>
    <w:multiLevelType w:val="multilevel"/>
    <w:tmpl w:val="99886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CF2399"/>
    <w:multiLevelType w:val="multilevel"/>
    <w:tmpl w:val="B6A8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44D30"/>
    <w:multiLevelType w:val="multilevel"/>
    <w:tmpl w:val="CAD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7B4F93"/>
    <w:multiLevelType w:val="hybridMultilevel"/>
    <w:tmpl w:val="263E6B6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72F5507"/>
    <w:multiLevelType w:val="hybridMultilevel"/>
    <w:tmpl w:val="4FEC8D2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C3738D"/>
    <w:multiLevelType w:val="hybridMultilevel"/>
    <w:tmpl w:val="78D021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C124076"/>
    <w:multiLevelType w:val="multilevel"/>
    <w:tmpl w:val="814C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84C58"/>
    <w:multiLevelType w:val="hybridMultilevel"/>
    <w:tmpl w:val="3084A6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AC35B2F"/>
    <w:multiLevelType w:val="hybridMultilevel"/>
    <w:tmpl w:val="DD9434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EA96012"/>
    <w:multiLevelType w:val="multilevel"/>
    <w:tmpl w:val="D92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697571">
    <w:abstractNumId w:val="9"/>
  </w:num>
  <w:num w:numId="2" w16cid:durableId="679089325">
    <w:abstractNumId w:val="12"/>
  </w:num>
  <w:num w:numId="3" w16cid:durableId="760758361">
    <w:abstractNumId w:val="5"/>
  </w:num>
  <w:num w:numId="4" w16cid:durableId="1885942309">
    <w:abstractNumId w:val="13"/>
  </w:num>
  <w:num w:numId="5" w16cid:durableId="791705961">
    <w:abstractNumId w:val="10"/>
  </w:num>
  <w:num w:numId="6" w16cid:durableId="664548760">
    <w:abstractNumId w:val="17"/>
  </w:num>
  <w:num w:numId="7" w16cid:durableId="1393457483">
    <w:abstractNumId w:val="8"/>
  </w:num>
  <w:num w:numId="8" w16cid:durableId="1373925421">
    <w:abstractNumId w:val="2"/>
  </w:num>
  <w:num w:numId="9" w16cid:durableId="1643002114">
    <w:abstractNumId w:val="7"/>
  </w:num>
  <w:num w:numId="10" w16cid:durableId="1179663723">
    <w:abstractNumId w:val="15"/>
  </w:num>
  <w:num w:numId="11" w16cid:durableId="150633934">
    <w:abstractNumId w:val="3"/>
  </w:num>
  <w:num w:numId="12" w16cid:durableId="1913269633">
    <w:abstractNumId w:val="1"/>
  </w:num>
  <w:num w:numId="13" w16cid:durableId="60057275">
    <w:abstractNumId w:val="14"/>
  </w:num>
  <w:num w:numId="14" w16cid:durableId="1187211283">
    <w:abstractNumId w:val="11"/>
  </w:num>
  <w:num w:numId="15" w16cid:durableId="599065486">
    <w:abstractNumId w:val="16"/>
  </w:num>
  <w:num w:numId="16" w16cid:durableId="107821527">
    <w:abstractNumId w:val="4"/>
  </w:num>
  <w:num w:numId="17" w16cid:durableId="1999766281">
    <w:abstractNumId w:val="0"/>
  </w:num>
  <w:num w:numId="18" w16cid:durableId="164909428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efania Aranda Rosas">
    <w15:presenceInfo w15:providerId="Windows Live" w15:userId="56df2b9a7ccb28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5E2"/>
    <w:rsid w:val="00000946"/>
    <w:rsid w:val="0000434C"/>
    <w:rsid w:val="00012184"/>
    <w:rsid w:val="000134C9"/>
    <w:rsid w:val="000155B4"/>
    <w:rsid w:val="000176EE"/>
    <w:rsid w:val="000201B1"/>
    <w:rsid w:val="00022EB4"/>
    <w:rsid w:val="00026878"/>
    <w:rsid w:val="0002688D"/>
    <w:rsid w:val="0003029C"/>
    <w:rsid w:val="00033D76"/>
    <w:rsid w:val="00034DCA"/>
    <w:rsid w:val="00051342"/>
    <w:rsid w:val="00061556"/>
    <w:rsid w:val="0006221E"/>
    <w:rsid w:val="00062F47"/>
    <w:rsid w:val="00064076"/>
    <w:rsid w:val="00075E3E"/>
    <w:rsid w:val="00083259"/>
    <w:rsid w:val="00093375"/>
    <w:rsid w:val="000A053D"/>
    <w:rsid w:val="000A44C0"/>
    <w:rsid w:val="000A6EF9"/>
    <w:rsid w:val="000A7243"/>
    <w:rsid w:val="000B0D0E"/>
    <w:rsid w:val="000B1E99"/>
    <w:rsid w:val="000C11C4"/>
    <w:rsid w:val="000C18B4"/>
    <w:rsid w:val="000C4605"/>
    <w:rsid w:val="000C67DE"/>
    <w:rsid w:val="000E345A"/>
    <w:rsid w:val="000E72E3"/>
    <w:rsid w:val="000F02CB"/>
    <w:rsid w:val="000F1A83"/>
    <w:rsid w:val="000F267A"/>
    <w:rsid w:val="000F32A7"/>
    <w:rsid w:val="000F480C"/>
    <w:rsid w:val="000F67F5"/>
    <w:rsid w:val="0010249D"/>
    <w:rsid w:val="0010368A"/>
    <w:rsid w:val="001039A6"/>
    <w:rsid w:val="00117C63"/>
    <w:rsid w:val="00120928"/>
    <w:rsid w:val="00120F55"/>
    <w:rsid w:val="00122E69"/>
    <w:rsid w:val="00123A31"/>
    <w:rsid w:val="00130B24"/>
    <w:rsid w:val="00132012"/>
    <w:rsid w:val="00132645"/>
    <w:rsid w:val="00133052"/>
    <w:rsid w:val="001338A5"/>
    <w:rsid w:val="0013753E"/>
    <w:rsid w:val="001410B3"/>
    <w:rsid w:val="00142EDC"/>
    <w:rsid w:val="00161A1D"/>
    <w:rsid w:val="00162880"/>
    <w:rsid w:val="001646E5"/>
    <w:rsid w:val="001720FF"/>
    <w:rsid w:val="001750D4"/>
    <w:rsid w:val="001B1D23"/>
    <w:rsid w:val="001B27E2"/>
    <w:rsid w:val="001B60A0"/>
    <w:rsid w:val="001B7030"/>
    <w:rsid w:val="001C20B3"/>
    <w:rsid w:val="001C68F8"/>
    <w:rsid w:val="001D103A"/>
    <w:rsid w:val="001D309C"/>
    <w:rsid w:val="001D316A"/>
    <w:rsid w:val="001D6136"/>
    <w:rsid w:val="001E0BCE"/>
    <w:rsid w:val="001E2BBB"/>
    <w:rsid w:val="001F1466"/>
    <w:rsid w:val="001F45B7"/>
    <w:rsid w:val="001F49BC"/>
    <w:rsid w:val="001F78F8"/>
    <w:rsid w:val="002029D9"/>
    <w:rsid w:val="0020605F"/>
    <w:rsid w:val="00212B23"/>
    <w:rsid w:val="0021387C"/>
    <w:rsid w:val="0021566A"/>
    <w:rsid w:val="00223B68"/>
    <w:rsid w:val="0022761F"/>
    <w:rsid w:val="00233DF0"/>
    <w:rsid w:val="002345C5"/>
    <w:rsid w:val="002357DE"/>
    <w:rsid w:val="002364BD"/>
    <w:rsid w:val="0023781A"/>
    <w:rsid w:val="00247F8B"/>
    <w:rsid w:val="002517BA"/>
    <w:rsid w:val="0025182C"/>
    <w:rsid w:val="00251F22"/>
    <w:rsid w:val="00254825"/>
    <w:rsid w:val="0026255C"/>
    <w:rsid w:val="00262881"/>
    <w:rsid w:val="00263266"/>
    <w:rsid w:val="00264483"/>
    <w:rsid w:val="00272E70"/>
    <w:rsid w:val="00276622"/>
    <w:rsid w:val="002768EE"/>
    <w:rsid w:val="00276F1C"/>
    <w:rsid w:val="00285332"/>
    <w:rsid w:val="00285E37"/>
    <w:rsid w:val="00286CCC"/>
    <w:rsid w:val="00287C12"/>
    <w:rsid w:val="00291CAF"/>
    <w:rsid w:val="002A61CE"/>
    <w:rsid w:val="002C0398"/>
    <w:rsid w:val="002C27A4"/>
    <w:rsid w:val="002C2983"/>
    <w:rsid w:val="002C5053"/>
    <w:rsid w:val="002C77AE"/>
    <w:rsid w:val="002D0603"/>
    <w:rsid w:val="002D1D3C"/>
    <w:rsid w:val="002E5F74"/>
    <w:rsid w:val="002F6C04"/>
    <w:rsid w:val="00300587"/>
    <w:rsid w:val="00304A63"/>
    <w:rsid w:val="00310E2C"/>
    <w:rsid w:val="003136FF"/>
    <w:rsid w:val="00313BB3"/>
    <w:rsid w:val="00316D45"/>
    <w:rsid w:val="00317AFD"/>
    <w:rsid w:val="00325558"/>
    <w:rsid w:val="00331DD7"/>
    <w:rsid w:val="00337740"/>
    <w:rsid w:val="00343CC7"/>
    <w:rsid w:val="00345298"/>
    <w:rsid w:val="0035091E"/>
    <w:rsid w:val="00351356"/>
    <w:rsid w:val="00361EBF"/>
    <w:rsid w:val="00363CAC"/>
    <w:rsid w:val="00363E25"/>
    <w:rsid w:val="00363FC1"/>
    <w:rsid w:val="003652AD"/>
    <w:rsid w:val="003710C2"/>
    <w:rsid w:val="0037287D"/>
    <w:rsid w:val="003739A2"/>
    <w:rsid w:val="00381E5E"/>
    <w:rsid w:val="00383086"/>
    <w:rsid w:val="00386032"/>
    <w:rsid w:val="003957BE"/>
    <w:rsid w:val="003A26BB"/>
    <w:rsid w:val="003A415A"/>
    <w:rsid w:val="003A5BD3"/>
    <w:rsid w:val="003B2056"/>
    <w:rsid w:val="003B44E1"/>
    <w:rsid w:val="003B53D0"/>
    <w:rsid w:val="003B5F73"/>
    <w:rsid w:val="003C126A"/>
    <w:rsid w:val="003C233D"/>
    <w:rsid w:val="003C7567"/>
    <w:rsid w:val="003E0EE5"/>
    <w:rsid w:val="003E58BB"/>
    <w:rsid w:val="003F4F58"/>
    <w:rsid w:val="00402397"/>
    <w:rsid w:val="0040404E"/>
    <w:rsid w:val="00407C49"/>
    <w:rsid w:val="0041213B"/>
    <w:rsid w:val="00413F02"/>
    <w:rsid w:val="004148EC"/>
    <w:rsid w:val="00417EC6"/>
    <w:rsid w:val="00422B5E"/>
    <w:rsid w:val="00425C3B"/>
    <w:rsid w:val="00431A82"/>
    <w:rsid w:val="00432CC1"/>
    <w:rsid w:val="00434571"/>
    <w:rsid w:val="00436CA6"/>
    <w:rsid w:val="00440108"/>
    <w:rsid w:val="00442C7B"/>
    <w:rsid w:val="0044584F"/>
    <w:rsid w:val="0046318A"/>
    <w:rsid w:val="0046385B"/>
    <w:rsid w:val="00464E93"/>
    <w:rsid w:val="004664A7"/>
    <w:rsid w:val="004723E4"/>
    <w:rsid w:val="00472F1B"/>
    <w:rsid w:val="00473793"/>
    <w:rsid w:val="00475212"/>
    <w:rsid w:val="00476254"/>
    <w:rsid w:val="00487215"/>
    <w:rsid w:val="00490E15"/>
    <w:rsid w:val="004942C7"/>
    <w:rsid w:val="004A3A53"/>
    <w:rsid w:val="004A4598"/>
    <w:rsid w:val="004A7CE6"/>
    <w:rsid w:val="004B12E3"/>
    <w:rsid w:val="004B2A35"/>
    <w:rsid w:val="004B4F73"/>
    <w:rsid w:val="004B506D"/>
    <w:rsid w:val="004B5B90"/>
    <w:rsid w:val="004C18EB"/>
    <w:rsid w:val="004C32F5"/>
    <w:rsid w:val="004D1AB2"/>
    <w:rsid w:val="004D1EFD"/>
    <w:rsid w:val="004E2BB1"/>
    <w:rsid w:val="004E3C30"/>
    <w:rsid w:val="004E7058"/>
    <w:rsid w:val="004F7BBA"/>
    <w:rsid w:val="00501252"/>
    <w:rsid w:val="00503ECD"/>
    <w:rsid w:val="005179DA"/>
    <w:rsid w:val="00522F3D"/>
    <w:rsid w:val="00526210"/>
    <w:rsid w:val="00526AF6"/>
    <w:rsid w:val="00537481"/>
    <w:rsid w:val="00543DCB"/>
    <w:rsid w:val="0055320E"/>
    <w:rsid w:val="00554BA5"/>
    <w:rsid w:val="00555C61"/>
    <w:rsid w:val="00555D42"/>
    <w:rsid w:val="00561A7F"/>
    <w:rsid w:val="0056434B"/>
    <w:rsid w:val="00566EE2"/>
    <w:rsid w:val="00567D4B"/>
    <w:rsid w:val="00573B71"/>
    <w:rsid w:val="00574D23"/>
    <w:rsid w:val="00576044"/>
    <w:rsid w:val="00584074"/>
    <w:rsid w:val="0058519B"/>
    <w:rsid w:val="005859B9"/>
    <w:rsid w:val="00591322"/>
    <w:rsid w:val="00596886"/>
    <w:rsid w:val="00597E47"/>
    <w:rsid w:val="005A24EE"/>
    <w:rsid w:val="005A3881"/>
    <w:rsid w:val="005A5676"/>
    <w:rsid w:val="005B206C"/>
    <w:rsid w:val="005B353E"/>
    <w:rsid w:val="005B4F51"/>
    <w:rsid w:val="005B5BD6"/>
    <w:rsid w:val="005C3180"/>
    <w:rsid w:val="005C6168"/>
    <w:rsid w:val="005C6222"/>
    <w:rsid w:val="005D2024"/>
    <w:rsid w:val="005D44E0"/>
    <w:rsid w:val="005E1A6C"/>
    <w:rsid w:val="005F0929"/>
    <w:rsid w:val="005F16D3"/>
    <w:rsid w:val="005F33DC"/>
    <w:rsid w:val="005F46DF"/>
    <w:rsid w:val="005F4784"/>
    <w:rsid w:val="005F62D3"/>
    <w:rsid w:val="00600537"/>
    <w:rsid w:val="00602D1C"/>
    <w:rsid w:val="00611864"/>
    <w:rsid w:val="0061578A"/>
    <w:rsid w:val="006171C2"/>
    <w:rsid w:val="0062376B"/>
    <w:rsid w:val="00627C39"/>
    <w:rsid w:val="006359B5"/>
    <w:rsid w:val="00637C1B"/>
    <w:rsid w:val="00644E1C"/>
    <w:rsid w:val="0064509E"/>
    <w:rsid w:val="00664E56"/>
    <w:rsid w:val="0066543B"/>
    <w:rsid w:val="006855E2"/>
    <w:rsid w:val="00685C0D"/>
    <w:rsid w:val="006A0210"/>
    <w:rsid w:val="006A0581"/>
    <w:rsid w:val="006A2F09"/>
    <w:rsid w:val="006A3F42"/>
    <w:rsid w:val="006A6DAB"/>
    <w:rsid w:val="006A7676"/>
    <w:rsid w:val="006C27F6"/>
    <w:rsid w:val="006C7BEB"/>
    <w:rsid w:val="006D3A9E"/>
    <w:rsid w:val="006D5503"/>
    <w:rsid w:val="006E2403"/>
    <w:rsid w:val="006E2FB1"/>
    <w:rsid w:val="006F3C11"/>
    <w:rsid w:val="006F782A"/>
    <w:rsid w:val="007005F3"/>
    <w:rsid w:val="00702D17"/>
    <w:rsid w:val="00703E14"/>
    <w:rsid w:val="007055CE"/>
    <w:rsid w:val="00710314"/>
    <w:rsid w:val="007127AC"/>
    <w:rsid w:val="00713C40"/>
    <w:rsid w:val="00720040"/>
    <w:rsid w:val="00720CE4"/>
    <w:rsid w:val="007251D2"/>
    <w:rsid w:val="00730A5C"/>
    <w:rsid w:val="0073421D"/>
    <w:rsid w:val="00735AE1"/>
    <w:rsid w:val="00737096"/>
    <w:rsid w:val="00740C4A"/>
    <w:rsid w:val="00743D95"/>
    <w:rsid w:val="00744FD3"/>
    <w:rsid w:val="00747D53"/>
    <w:rsid w:val="00756144"/>
    <w:rsid w:val="0075733B"/>
    <w:rsid w:val="00762096"/>
    <w:rsid w:val="00766FA7"/>
    <w:rsid w:val="00767B1A"/>
    <w:rsid w:val="0077181E"/>
    <w:rsid w:val="0077261B"/>
    <w:rsid w:val="0078007B"/>
    <w:rsid w:val="007845E7"/>
    <w:rsid w:val="00791BEB"/>
    <w:rsid w:val="00791E84"/>
    <w:rsid w:val="00791F10"/>
    <w:rsid w:val="0079318A"/>
    <w:rsid w:val="00793349"/>
    <w:rsid w:val="007A661D"/>
    <w:rsid w:val="007B2E23"/>
    <w:rsid w:val="007B432E"/>
    <w:rsid w:val="007B646E"/>
    <w:rsid w:val="007C1311"/>
    <w:rsid w:val="007C3312"/>
    <w:rsid w:val="007D5C7E"/>
    <w:rsid w:val="007E5D56"/>
    <w:rsid w:val="007E7025"/>
    <w:rsid w:val="007E7AEA"/>
    <w:rsid w:val="007F06C6"/>
    <w:rsid w:val="007F21E1"/>
    <w:rsid w:val="007F3069"/>
    <w:rsid w:val="007F43B8"/>
    <w:rsid w:val="007F7216"/>
    <w:rsid w:val="007F7A78"/>
    <w:rsid w:val="00801964"/>
    <w:rsid w:val="00807FF7"/>
    <w:rsid w:val="00811ADE"/>
    <w:rsid w:val="0081467A"/>
    <w:rsid w:val="00816FB5"/>
    <w:rsid w:val="00820ACA"/>
    <w:rsid w:val="00820FCB"/>
    <w:rsid w:val="00822103"/>
    <w:rsid w:val="00822627"/>
    <w:rsid w:val="00823063"/>
    <w:rsid w:val="00825BC3"/>
    <w:rsid w:val="00827525"/>
    <w:rsid w:val="008314D2"/>
    <w:rsid w:val="00843227"/>
    <w:rsid w:val="00846BAA"/>
    <w:rsid w:val="00850FDD"/>
    <w:rsid w:val="00851432"/>
    <w:rsid w:val="00851AE3"/>
    <w:rsid w:val="00853905"/>
    <w:rsid w:val="00861B99"/>
    <w:rsid w:val="00862A92"/>
    <w:rsid w:val="00863E4A"/>
    <w:rsid w:val="008644C4"/>
    <w:rsid w:val="008657E0"/>
    <w:rsid w:val="00865969"/>
    <w:rsid w:val="008679C3"/>
    <w:rsid w:val="00873DC1"/>
    <w:rsid w:val="008759B5"/>
    <w:rsid w:val="008818F1"/>
    <w:rsid w:val="00881D32"/>
    <w:rsid w:val="0088208F"/>
    <w:rsid w:val="00886E62"/>
    <w:rsid w:val="00890B16"/>
    <w:rsid w:val="008920D1"/>
    <w:rsid w:val="008A087C"/>
    <w:rsid w:val="008A1ADA"/>
    <w:rsid w:val="008A4BB3"/>
    <w:rsid w:val="008A698D"/>
    <w:rsid w:val="008B398B"/>
    <w:rsid w:val="008B5ADF"/>
    <w:rsid w:val="008B64A1"/>
    <w:rsid w:val="008C07A0"/>
    <w:rsid w:val="008C3091"/>
    <w:rsid w:val="008C3551"/>
    <w:rsid w:val="008D2701"/>
    <w:rsid w:val="008D5F91"/>
    <w:rsid w:val="008E3E9B"/>
    <w:rsid w:val="0090367E"/>
    <w:rsid w:val="0090412F"/>
    <w:rsid w:val="00905D1B"/>
    <w:rsid w:val="0090687C"/>
    <w:rsid w:val="00910F2D"/>
    <w:rsid w:val="009305E2"/>
    <w:rsid w:val="00931E8E"/>
    <w:rsid w:val="009323D6"/>
    <w:rsid w:val="009339E7"/>
    <w:rsid w:val="00934743"/>
    <w:rsid w:val="00936FAD"/>
    <w:rsid w:val="00937E2D"/>
    <w:rsid w:val="0094664E"/>
    <w:rsid w:val="009532AD"/>
    <w:rsid w:val="00954AD9"/>
    <w:rsid w:val="00955B05"/>
    <w:rsid w:val="0096275B"/>
    <w:rsid w:val="00970F59"/>
    <w:rsid w:val="009841BA"/>
    <w:rsid w:val="00984C22"/>
    <w:rsid w:val="00986AE8"/>
    <w:rsid w:val="00994852"/>
    <w:rsid w:val="00995A65"/>
    <w:rsid w:val="00997AEA"/>
    <w:rsid w:val="00997E78"/>
    <w:rsid w:val="009A3E39"/>
    <w:rsid w:val="009C4D74"/>
    <w:rsid w:val="009D0088"/>
    <w:rsid w:val="009D3B88"/>
    <w:rsid w:val="009D48B7"/>
    <w:rsid w:val="009D5522"/>
    <w:rsid w:val="009E014D"/>
    <w:rsid w:val="009E30F1"/>
    <w:rsid w:val="009E381D"/>
    <w:rsid w:val="009E42AE"/>
    <w:rsid w:val="009E4662"/>
    <w:rsid w:val="009E6257"/>
    <w:rsid w:val="009E6DCE"/>
    <w:rsid w:val="009F481D"/>
    <w:rsid w:val="00A04D68"/>
    <w:rsid w:val="00A14CE1"/>
    <w:rsid w:val="00A157B7"/>
    <w:rsid w:val="00A15F47"/>
    <w:rsid w:val="00A173FE"/>
    <w:rsid w:val="00A22015"/>
    <w:rsid w:val="00A230FC"/>
    <w:rsid w:val="00A2335F"/>
    <w:rsid w:val="00A25D8E"/>
    <w:rsid w:val="00A32D25"/>
    <w:rsid w:val="00A343FF"/>
    <w:rsid w:val="00A34A22"/>
    <w:rsid w:val="00A36B31"/>
    <w:rsid w:val="00A41C9B"/>
    <w:rsid w:val="00A451E3"/>
    <w:rsid w:val="00A57004"/>
    <w:rsid w:val="00A57ED3"/>
    <w:rsid w:val="00A61F37"/>
    <w:rsid w:val="00A66A8E"/>
    <w:rsid w:val="00A71DEE"/>
    <w:rsid w:val="00A71FF9"/>
    <w:rsid w:val="00A729B0"/>
    <w:rsid w:val="00A7351F"/>
    <w:rsid w:val="00A77AA2"/>
    <w:rsid w:val="00A77B69"/>
    <w:rsid w:val="00A8432B"/>
    <w:rsid w:val="00A90656"/>
    <w:rsid w:val="00A961C1"/>
    <w:rsid w:val="00AA2996"/>
    <w:rsid w:val="00AA379C"/>
    <w:rsid w:val="00AB0BCD"/>
    <w:rsid w:val="00AB0F88"/>
    <w:rsid w:val="00AB3FE5"/>
    <w:rsid w:val="00AC165A"/>
    <w:rsid w:val="00AC3E90"/>
    <w:rsid w:val="00AC3F1E"/>
    <w:rsid w:val="00AC4EFB"/>
    <w:rsid w:val="00AC67BF"/>
    <w:rsid w:val="00AE370A"/>
    <w:rsid w:val="00B1082E"/>
    <w:rsid w:val="00B20F54"/>
    <w:rsid w:val="00B22449"/>
    <w:rsid w:val="00B22F24"/>
    <w:rsid w:val="00B32091"/>
    <w:rsid w:val="00B34778"/>
    <w:rsid w:val="00B34844"/>
    <w:rsid w:val="00B4366A"/>
    <w:rsid w:val="00B52C61"/>
    <w:rsid w:val="00B538E5"/>
    <w:rsid w:val="00B551AB"/>
    <w:rsid w:val="00B57389"/>
    <w:rsid w:val="00B62171"/>
    <w:rsid w:val="00B62272"/>
    <w:rsid w:val="00B73118"/>
    <w:rsid w:val="00B7439F"/>
    <w:rsid w:val="00B74A92"/>
    <w:rsid w:val="00B74EAC"/>
    <w:rsid w:val="00B76939"/>
    <w:rsid w:val="00B83995"/>
    <w:rsid w:val="00BA02D4"/>
    <w:rsid w:val="00BA2763"/>
    <w:rsid w:val="00BA2D45"/>
    <w:rsid w:val="00BA3702"/>
    <w:rsid w:val="00BA7CCA"/>
    <w:rsid w:val="00BB7C04"/>
    <w:rsid w:val="00BC5181"/>
    <w:rsid w:val="00BC6778"/>
    <w:rsid w:val="00BD1E89"/>
    <w:rsid w:val="00BD3476"/>
    <w:rsid w:val="00BD347B"/>
    <w:rsid w:val="00BD694A"/>
    <w:rsid w:val="00BD6E83"/>
    <w:rsid w:val="00BD7EFB"/>
    <w:rsid w:val="00BE14B8"/>
    <w:rsid w:val="00BE50D0"/>
    <w:rsid w:val="00BE5889"/>
    <w:rsid w:val="00BE677C"/>
    <w:rsid w:val="00BF020D"/>
    <w:rsid w:val="00BF022D"/>
    <w:rsid w:val="00BF05AA"/>
    <w:rsid w:val="00BF787A"/>
    <w:rsid w:val="00C00B0D"/>
    <w:rsid w:val="00C0517A"/>
    <w:rsid w:val="00C0615E"/>
    <w:rsid w:val="00C10852"/>
    <w:rsid w:val="00C12AB0"/>
    <w:rsid w:val="00C14B29"/>
    <w:rsid w:val="00C15892"/>
    <w:rsid w:val="00C22FC1"/>
    <w:rsid w:val="00C2344F"/>
    <w:rsid w:val="00C243FD"/>
    <w:rsid w:val="00C269FA"/>
    <w:rsid w:val="00C3324A"/>
    <w:rsid w:val="00C336B3"/>
    <w:rsid w:val="00C3391E"/>
    <w:rsid w:val="00C3427A"/>
    <w:rsid w:val="00C42B44"/>
    <w:rsid w:val="00C435E1"/>
    <w:rsid w:val="00C50DE7"/>
    <w:rsid w:val="00C54176"/>
    <w:rsid w:val="00C552CE"/>
    <w:rsid w:val="00C5728D"/>
    <w:rsid w:val="00C573E2"/>
    <w:rsid w:val="00C60B0A"/>
    <w:rsid w:val="00C60C59"/>
    <w:rsid w:val="00C6111E"/>
    <w:rsid w:val="00C62023"/>
    <w:rsid w:val="00C66DBA"/>
    <w:rsid w:val="00C67CB5"/>
    <w:rsid w:val="00C7082C"/>
    <w:rsid w:val="00C724C3"/>
    <w:rsid w:val="00C75174"/>
    <w:rsid w:val="00C805EA"/>
    <w:rsid w:val="00C80A8D"/>
    <w:rsid w:val="00C94325"/>
    <w:rsid w:val="00C95EB8"/>
    <w:rsid w:val="00C95FAD"/>
    <w:rsid w:val="00C961B2"/>
    <w:rsid w:val="00C96F6E"/>
    <w:rsid w:val="00CA10C3"/>
    <w:rsid w:val="00CA550D"/>
    <w:rsid w:val="00CB1A23"/>
    <w:rsid w:val="00CB6E41"/>
    <w:rsid w:val="00CC162B"/>
    <w:rsid w:val="00CC66E3"/>
    <w:rsid w:val="00CC7F4D"/>
    <w:rsid w:val="00CD25F8"/>
    <w:rsid w:val="00CD32D0"/>
    <w:rsid w:val="00CD7105"/>
    <w:rsid w:val="00CD7D5B"/>
    <w:rsid w:val="00CE29BB"/>
    <w:rsid w:val="00CE671F"/>
    <w:rsid w:val="00CF0A7A"/>
    <w:rsid w:val="00CF1E71"/>
    <w:rsid w:val="00CF2552"/>
    <w:rsid w:val="00D06808"/>
    <w:rsid w:val="00D14737"/>
    <w:rsid w:val="00D16623"/>
    <w:rsid w:val="00D2455F"/>
    <w:rsid w:val="00D2564F"/>
    <w:rsid w:val="00D3124B"/>
    <w:rsid w:val="00D36232"/>
    <w:rsid w:val="00D447C6"/>
    <w:rsid w:val="00D50B8E"/>
    <w:rsid w:val="00D52E31"/>
    <w:rsid w:val="00D56798"/>
    <w:rsid w:val="00D5703A"/>
    <w:rsid w:val="00D602BF"/>
    <w:rsid w:val="00D61AF0"/>
    <w:rsid w:val="00D61F16"/>
    <w:rsid w:val="00D67383"/>
    <w:rsid w:val="00D70EB8"/>
    <w:rsid w:val="00D7138D"/>
    <w:rsid w:val="00D73061"/>
    <w:rsid w:val="00D82483"/>
    <w:rsid w:val="00D8270A"/>
    <w:rsid w:val="00D843E6"/>
    <w:rsid w:val="00D86D8B"/>
    <w:rsid w:val="00D901B9"/>
    <w:rsid w:val="00D94833"/>
    <w:rsid w:val="00DA02DE"/>
    <w:rsid w:val="00DA3DB9"/>
    <w:rsid w:val="00DA5654"/>
    <w:rsid w:val="00DB0D72"/>
    <w:rsid w:val="00DB1817"/>
    <w:rsid w:val="00DC13E8"/>
    <w:rsid w:val="00DC5B7B"/>
    <w:rsid w:val="00DD1FC0"/>
    <w:rsid w:val="00DD4220"/>
    <w:rsid w:val="00DD47E1"/>
    <w:rsid w:val="00DE1457"/>
    <w:rsid w:val="00DE2729"/>
    <w:rsid w:val="00DE4084"/>
    <w:rsid w:val="00DE5357"/>
    <w:rsid w:val="00DE55DD"/>
    <w:rsid w:val="00DF0F8E"/>
    <w:rsid w:val="00DF1D80"/>
    <w:rsid w:val="00DF4FE2"/>
    <w:rsid w:val="00DF6EBC"/>
    <w:rsid w:val="00DF7BF2"/>
    <w:rsid w:val="00E03396"/>
    <w:rsid w:val="00E069CD"/>
    <w:rsid w:val="00E344B3"/>
    <w:rsid w:val="00E37155"/>
    <w:rsid w:val="00E40340"/>
    <w:rsid w:val="00E438C8"/>
    <w:rsid w:val="00E55359"/>
    <w:rsid w:val="00E56A72"/>
    <w:rsid w:val="00E63D3D"/>
    <w:rsid w:val="00E65E0C"/>
    <w:rsid w:val="00E66A4F"/>
    <w:rsid w:val="00E74EFE"/>
    <w:rsid w:val="00E75F4D"/>
    <w:rsid w:val="00E86757"/>
    <w:rsid w:val="00E870CE"/>
    <w:rsid w:val="00E94A45"/>
    <w:rsid w:val="00E96E8D"/>
    <w:rsid w:val="00EA3594"/>
    <w:rsid w:val="00EB01C7"/>
    <w:rsid w:val="00EB2662"/>
    <w:rsid w:val="00EC23FC"/>
    <w:rsid w:val="00EC30F9"/>
    <w:rsid w:val="00EC3DE6"/>
    <w:rsid w:val="00ED5140"/>
    <w:rsid w:val="00EF17D7"/>
    <w:rsid w:val="00EF23A0"/>
    <w:rsid w:val="00EF7542"/>
    <w:rsid w:val="00F02B84"/>
    <w:rsid w:val="00F036AE"/>
    <w:rsid w:val="00F079E9"/>
    <w:rsid w:val="00F1312C"/>
    <w:rsid w:val="00F14B39"/>
    <w:rsid w:val="00F20523"/>
    <w:rsid w:val="00F23CC8"/>
    <w:rsid w:val="00F2411A"/>
    <w:rsid w:val="00F411D4"/>
    <w:rsid w:val="00F42CD0"/>
    <w:rsid w:val="00F45424"/>
    <w:rsid w:val="00F6753D"/>
    <w:rsid w:val="00F679EE"/>
    <w:rsid w:val="00F85C93"/>
    <w:rsid w:val="00F907E7"/>
    <w:rsid w:val="00F91E1B"/>
    <w:rsid w:val="00F92DAF"/>
    <w:rsid w:val="00F930FA"/>
    <w:rsid w:val="00F97CDC"/>
    <w:rsid w:val="00FA09C8"/>
    <w:rsid w:val="00FA0D6F"/>
    <w:rsid w:val="00FA4D16"/>
    <w:rsid w:val="00FA7811"/>
    <w:rsid w:val="00FB3432"/>
    <w:rsid w:val="00FB4F7E"/>
    <w:rsid w:val="00FB722D"/>
    <w:rsid w:val="00FC2354"/>
    <w:rsid w:val="00FC2459"/>
    <w:rsid w:val="00FC298F"/>
    <w:rsid w:val="00FC2B88"/>
    <w:rsid w:val="00FD1704"/>
    <w:rsid w:val="00FD427D"/>
    <w:rsid w:val="00FD6C7E"/>
    <w:rsid w:val="00FD783F"/>
    <w:rsid w:val="00FE0EE9"/>
    <w:rsid w:val="00FE6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04239"/>
  <w15:chartTrackingRefBased/>
  <w15:docId w15:val="{9D1C5981-D3D1-4019-9E94-DAA7F8E17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8B4"/>
    <w:rPr>
      <w:lang w:val="es-ES"/>
    </w:rPr>
  </w:style>
  <w:style w:type="paragraph" w:styleId="Ttulo1">
    <w:name w:val="heading 1"/>
    <w:basedOn w:val="Normal"/>
    <w:next w:val="Normal"/>
    <w:link w:val="Ttulo1Car"/>
    <w:uiPriority w:val="9"/>
    <w:qFormat/>
    <w:rsid w:val="006855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55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55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55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55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55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55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55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55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55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55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855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55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55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55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55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55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55E2"/>
    <w:rPr>
      <w:rFonts w:eastAsiaTheme="majorEastAsia" w:cstheme="majorBidi"/>
      <w:color w:val="272727" w:themeColor="text1" w:themeTint="D8"/>
    </w:rPr>
  </w:style>
  <w:style w:type="paragraph" w:styleId="Ttulo">
    <w:name w:val="Title"/>
    <w:basedOn w:val="Normal"/>
    <w:next w:val="Normal"/>
    <w:link w:val="TtuloCar"/>
    <w:uiPriority w:val="10"/>
    <w:qFormat/>
    <w:rsid w:val="00685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55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55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55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55E2"/>
    <w:pPr>
      <w:spacing w:before="160"/>
      <w:jc w:val="center"/>
    </w:pPr>
    <w:rPr>
      <w:i/>
      <w:iCs/>
      <w:color w:val="404040" w:themeColor="text1" w:themeTint="BF"/>
    </w:rPr>
  </w:style>
  <w:style w:type="character" w:customStyle="1" w:styleId="CitaCar">
    <w:name w:val="Cita Car"/>
    <w:basedOn w:val="Fuentedeprrafopredeter"/>
    <w:link w:val="Cita"/>
    <w:uiPriority w:val="29"/>
    <w:rsid w:val="006855E2"/>
    <w:rPr>
      <w:i/>
      <w:iCs/>
      <w:color w:val="404040" w:themeColor="text1" w:themeTint="BF"/>
    </w:rPr>
  </w:style>
  <w:style w:type="paragraph" w:styleId="Prrafodelista">
    <w:name w:val="List Paragraph"/>
    <w:basedOn w:val="Normal"/>
    <w:uiPriority w:val="34"/>
    <w:qFormat/>
    <w:rsid w:val="006855E2"/>
    <w:pPr>
      <w:ind w:left="720"/>
      <w:contextualSpacing/>
    </w:pPr>
  </w:style>
  <w:style w:type="character" w:styleId="nfasisintenso">
    <w:name w:val="Intense Emphasis"/>
    <w:basedOn w:val="Fuentedeprrafopredeter"/>
    <w:uiPriority w:val="21"/>
    <w:qFormat/>
    <w:rsid w:val="006855E2"/>
    <w:rPr>
      <w:i/>
      <w:iCs/>
      <w:color w:val="2F5496" w:themeColor="accent1" w:themeShade="BF"/>
    </w:rPr>
  </w:style>
  <w:style w:type="paragraph" w:styleId="Citadestacada">
    <w:name w:val="Intense Quote"/>
    <w:basedOn w:val="Normal"/>
    <w:next w:val="Normal"/>
    <w:link w:val="CitadestacadaCar"/>
    <w:uiPriority w:val="30"/>
    <w:qFormat/>
    <w:rsid w:val="006855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55E2"/>
    <w:rPr>
      <w:i/>
      <w:iCs/>
      <w:color w:val="2F5496" w:themeColor="accent1" w:themeShade="BF"/>
    </w:rPr>
  </w:style>
  <w:style w:type="character" w:styleId="Referenciaintensa">
    <w:name w:val="Intense Reference"/>
    <w:basedOn w:val="Fuentedeprrafopredeter"/>
    <w:uiPriority w:val="32"/>
    <w:qFormat/>
    <w:rsid w:val="006855E2"/>
    <w:rPr>
      <w:b/>
      <w:bCs/>
      <w:smallCaps/>
      <w:color w:val="2F5496" w:themeColor="accent1" w:themeShade="BF"/>
      <w:spacing w:val="5"/>
    </w:rPr>
  </w:style>
  <w:style w:type="table" w:styleId="Tablaconcuadrcula">
    <w:name w:val="Table Grid"/>
    <w:basedOn w:val="Tablanormal"/>
    <w:uiPriority w:val="39"/>
    <w:rsid w:val="00AA3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AA37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AA379C"/>
    <w:pPr>
      <w:tabs>
        <w:tab w:val="left" w:pos="504"/>
      </w:tabs>
      <w:spacing w:after="240" w:line="240" w:lineRule="auto"/>
      <w:ind w:left="504" w:hanging="504"/>
    </w:pPr>
  </w:style>
  <w:style w:type="character" w:styleId="Hipervnculo">
    <w:name w:val="Hyperlink"/>
    <w:basedOn w:val="Fuentedeprrafopredeter"/>
    <w:uiPriority w:val="99"/>
    <w:unhideWhenUsed/>
    <w:rsid w:val="00AA379C"/>
    <w:rPr>
      <w:color w:val="0563C1" w:themeColor="hyperlink"/>
      <w:u w:val="single"/>
    </w:rPr>
  </w:style>
  <w:style w:type="character" w:styleId="Mencinsinresolver">
    <w:name w:val="Unresolved Mention"/>
    <w:basedOn w:val="Fuentedeprrafopredeter"/>
    <w:uiPriority w:val="99"/>
    <w:semiHidden/>
    <w:unhideWhenUsed/>
    <w:rsid w:val="00AA379C"/>
    <w:rPr>
      <w:color w:val="605E5C"/>
      <w:shd w:val="clear" w:color="auto" w:fill="E1DFDD"/>
    </w:rPr>
  </w:style>
  <w:style w:type="paragraph" w:styleId="Encabezado">
    <w:name w:val="header"/>
    <w:basedOn w:val="Normal"/>
    <w:link w:val="EncabezadoCar"/>
    <w:uiPriority w:val="99"/>
    <w:unhideWhenUsed/>
    <w:rsid w:val="002C27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27A4"/>
    <w:rPr>
      <w:lang w:val="es-ES"/>
    </w:rPr>
  </w:style>
  <w:style w:type="paragraph" w:styleId="Piedepgina">
    <w:name w:val="footer"/>
    <w:basedOn w:val="Normal"/>
    <w:link w:val="PiedepginaCar"/>
    <w:uiPriority w:val="99"/>
    <w:unhideWhenUsed/>
    <w:rsid w:val="002C27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27A4"/>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pbidi.unam.mx:8080/login?url=https://www.scopu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18</Pages>
  <Words>4848</Words>
  <Characters>26667</Characters>
  <Application>Microsoft Office Word</Application>
  <DocSecurity>0</DocSecurity>
  <Lines>222</Lines>
  <Paragraphs>62</Paragraphs>
  <ScaleCrop>false</ScaleCrop>
  <Company/>
  <LinksUpToDate>false</LinksUpToDate>
  <CharactersWithSpaces>31453</CharactersWithSpaces>
  <SharedDoc>false</SharedDoc>
  <HLinks>
    <vt:vector size="6" baseType="variant">
      <vt:variant>
        <vt:i4>6684769</vt:i4>
      </vt:variant>
      <vt:variant>
        <vt:i4>0</vt:i4>
      </vt:variant>
      <vt:variant>
        <vt:i4>0</vt:i4>
      </vt:variant>
      <vt:variant>
        <vt:i4>5</vt:i4>
      </vt:variant>
      <vt:variant>
        <vt:lpwstr>http://pbidi.unam.mx:8080/login?url=https://www.scopus.com/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9</cp:revision>
  <dcterms:created xsi:type="dcterms:W3CDTF">2026-08-27T04:09:00Z</dcterms:created>
  <dcterms:modified xsi:type="dcterms:W3CDTF">2026-09-08T21:39:00Z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id="hjpvaPan"/&gt;&lt;style id="http://www.zotero.org/styles/sage-vancouver-brackets" hasBibliography="1" bibliographyStyleHasBeenSet="1"/&gt;&lt;prefs&gt;&lt;pref name="fieldType" value="Field"/&gt;&lt;/prefs&gt;&lt;/data&gt;</vt:lpwstr>
  </property>
</Properties>
</file>