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883F" w14:textId="77777777" w:rsidR="003239DA" w:rsidRPr="00381E5E" w:rsidRDefault="003239DA" w:rsidP="003239DA">
      <w:pPr>
        <w:rPr>
          <w:rFonts w:ascii="Arial" w:hAnsi="Arial" w:cs="Arial"/>
          <w:b/>
          <w:bCs/>
          <w:sz w:val="20"/>
          <w:szCs w:val="20"/>
          <w:lang w:val="en-US"/>
        </w:rPr>
      </w:pPr>
      <w:r w:rsidRPr="00381E5E">
        <w:rPr>
          <w:rFonts w:ascii="Arial" w:hAnsi="Arial" w:cs="Arial"/>
          <w:b/>
          <w:bCs/>
          <w:sz w:val="20"/>
          <w:szCs w:val="20"/>
          <w:lang w:val="en-US"/>
        </w:rPr>
        <w:t>Search strategies (PRISMA-S documentation)</w:t>
      </w:r>
    </w:p>
    <w:p w14:paraId="5FA8BFC3" w14:textId="77777777" w:rsidR="003239DA" w:rsidRPr="00381E5E" w:rsidRDefault="003239DA" w:rsidP="003239DA">
      <w:pPr>
        <w:rPr>
          <w:rFonts w:ascii="Arial" w:hAnsi="Arial" w:cs="Arial"/>
          <w:b/>
          <w:bCs/>
          <w:sz w:val="20"/>
          <w:szCs w:val="20"/>
          <w:lang w:val="en-US"/>
        </w:rPr>
      </w:pPr>
      <w:r w:rsidRPr="00381E5E">
        <w:rPr>
          <w:rFonts w:ascii="Arial" w:hAnsi="Arial" w:cs="Arial"/>
          <w:b/>
          <w:bCs/>
          <w:sz w:val="20"/>
          <w:szCs w:val="20"/>
          <w:lang w:val="en-US"/>
        </w:rPr>
        <w:t xml:space="preserve">All searches </w:t>
      </w:r>
      <w:proofErr w:type="gramStart"/>
      <w:r w:rsidRPr="00381E5E">
        <w:rPr>
          <w:rFonts w:ascii="Arial" w:hAnsi="Arial" w:cs="Arial"/>
          <w:b/>
          <w:bCs/>
          <w:sz w:val="20"/>
          <w:szCs w:val="20"/>
          <w:lang w:val="en-US"/>
        </w:rPr>
        <w:t>executed</w:t>
      </w:r>
      <w:proofErr w:type="gramEnd"/>
      <w:r w:rsidRPr="00381E5E">
        <w:rPr>
          <w:rFonts w:ascii="Arial" w:hAnsi="Arial" w:cs="Arial"/>
          <w:b/>
          <w:bCs/>
          <w:sz w:val="20"/>
          <w:szCs w:val="20"/>
          <w:lang w:val="en-US"/>
        </w:rPr>
        <w:t xml:space="preserve"> on 27 August 2026. No language limit; no full-text availability limit.</w:t>
      </w:r>
    </w:p>
    <w:p w14:paraId="67D184D0" w14:textId="77777777" w:rsidR="003239DA" w:rsidRPr="009560B7" w:rsidRDefault="003239DA" w:rsidP="009560B7">
      <w:pPr>
        <w:pStyle w:val="Prrafodelista"/>
        <w:numPr>
          <w:ilvl w:val="0"/>
          <w:numId w:val="19"/>
        </w:numPr>
        <w:rPr>
          <w:rFonts w:ascii="Arial" w:hAnsi="Arial" w:cs="Arial"/>
          <w:b/>
          <w:bCs/>
          <w:sz w:val="20"/>
          <w:szCs w:val="20"/>
          <w:lang w:val="en-US"/>
        </w:rPr>
      </w:pPr>
      <w:r w:rsidRPr="009560B7">
        <w:rPr>
          <w:rFonts w:ascii="Arial" w:hAnsi="Arial" w:cs="Arial"/>
          <w:b/>
          <w:bCs/>
          <w:sz w:val="20"/>
          <w:szCs w:val="20"/>
          <w:lang w:val="en-US"/>
        </w:rPr>
        <w:t>Bibliometric arm (broad strategies; reviews eligible)</w:t>
      </w:r>
    </w:p>
    <w:p w14:paraId="6BE10BC2" w14:textId="77777777" w:rsidR="003239DA" w:rsidRPr="009560B7" w:rsidRDefault="003239DA" w:rsidP="009560B7">
      <w:pPr>
        <w:pStyle w:val="Prrafodelista"/>
        <w:numPr>
          <w:ilvl w:val="1"/>
          <w:numId w:val="19"/>
        </w:numPr>
        <w:rPr>
          <w:rFonts w:ascii="Arial" w:hAnsi="Arial" w:cs="Arial"/>
          <w:sz w:val="20"/>
          <w:szCs w:val="20"/>
          <w:lang w:val="en-US"/>
        </w:rPr>
      </w:pPr>
      <w:r w:rsidRPr="009560B7">
        <w:rPr>
          <w:rFonts w:ascii="Arial" w:hAnsi="Arial" w:cs="Arial"/>
          <w:sz w:val="20"/>
          <w:szCs w:val="20"/>
          <w:lang w:val="en-US"/>
        </w:rPr>
        <w:t>Web of Science Core Collection (advanced search) Retrieved: 1,828</w:t>
      </w:r>
    </w:p>
    <w:p w14:paraId="338CF668" w14:textId="77777777" w:rsidR="003239DA" w:rsidRPr="009560B7" w:rsidRDefault="003239DA" w:rsidP="009560B7">
      <w:pPr>
        <w:pStyle w:val="Prrafodelista"/>
        <w:numPr>
          <w:ilvl w:val="1"/>
          <w:numId w:val="19"/>
        </w:numPr>
        <w:rPr>
          <w:rFonts w:ascii="Arial" w:hAnsi="Arial" w:cs="Arial"/>
          <w:sz w:val="20"/>
          <w:szCs w:val="20"/>
          <w:lang w:val="en-US"/>
        </w:rPr>
      </w:pPr>
      <w:r w:rsidRPr="009560B7">
        <w:rPr>
          <w:rFonts w:ascii="Arial" w:hAnsi="Arial" w:cs="Arial"/>
          <w:sz w:val="20"/>
          <w:szCs w:val="20"/>
          <w:lang w:val="en-US"/>
        </w:rPr>
        <w:t>Scopus Retrieved: 1,045.</w:t>
      </w:r>
    </w:p>
    <w:p w14:paraId="41D5C108" w14:textId="77777777" w:rsidR="003239DA" w:rsidRPr="009560B7" w:rsidRDefault="003239DA" w:rsidP="009560B7">
      <w:pPr>
        <w:pStyle w:val="Prrafodelista"/>
        <w:numPr>
          <w:ilvl w:val="1"/>
          <w:numId w:val="19"/>
        </w:numPr>
        <w:rPr>
          <w:rFonts w:ascii="Arial" w:hAnsi="Arial" w:cs="Arial"/>
          <w:sz w:val="20"/>
          <w:szCs w:val="20"/>
          <w:lang w:val="en-US"/>
        </w:rPr>
      </w:pPr>
      <w:r w:rsidRPr="009560B7">
        <w:rPr>
          <w:rFonts w:ascii="Arial" w:hAnsi="Arial" w:cs="Arial"/>
          <w:sz w:val="20"/>
          <w:szCs w:val="20"/>
          <w:lang w:val="en-US"/>
        </w:rPr>
        <w:t>PubMed (bibliometric string) Retrieved: 635</w:t>
      </w:r>
    </w:p>
    <w:p w14:paraId="05ECE416" w14:textId="77777777" w:rsidR="003239DA" w:rsidRPr="009560B7" w:rsidRDefault="003239DA" w:rsidP="009560B7">
      <w:pPr>
        <w:pStyle w:val="Prrafodelista"/>
        <w:numPr>
          <w:ilvl w:val="0"/>
          <w:numId w:val="19"/>
        </w:numPr>
        <w:rPr>
          <w:rFonts w:ascii="Arial" w:hAnsi="Arial" w:cs="Arial"/>
          <w:b/>
          <w:bCs/>
          <w:sz w:val="20"/>
          <w:szCs w:val="20"/>
          <w:lang w:val="en-US"/>
        </w:rPr>
      </w:pPr>
      <w:r w:rsidRPr="009560B7">
        <w:rPr>
          <w:rFonts w:ascii="Arial" w:hAnsi="Arial" w:cs="Arial"/>
          <w:b/>
          <w:bCs/>
          <w:sz w:val="20"/>
          <w:szCs w:val="20"/>
          <w:lang w:val="en-US"/>
        </w:rPr>
        <w:t>Meta-analytic arm (restrictive strategies; execution pending PROSPERO confirmation)</w:t>
      </w:r>
    </w:p>
    <w:p w14:paraId="6BF6D5A3" w14:textId="77777777" w:rsidR="003239DA" w:rsidRPr="009560B7" w:rsidRDefault="003239DA" w:rsidP="009560B7">
      <w:pPr>
        <w:pStyle w:val="Prrafodelista"/>
        <w:numPr>
          <w:ilvl w:val="1"/>
          <w:numId w:val="19"/>
        </w:numPr>
        <w:rPr>
          <w:rFonts w:ascii="Arial" w:hAnsi="Arial" w:cs="Arial"/>
          <w:sz w:val="20"/>
          <w:szCs w:val="20"/>
          <w:lang w:val="es-MX"/>
        </w:rPr>
      </w:pPr>
      <w:r w:rsidRPr="009560B7">
        <w:rPr>
          <w:rFonts w:ascii="Arial" w:hAnsi="Arial" w:cs="Arial"/>
          <w:sz w:val="20"/>
          <w:szCs w:val="20"/>
          <w:lang w:val="es-MX"/>
        </w:rPr>
        <w:t>PubMed 102 RESULTADOS</w:t>
      </w:r>
    </w:p>
    <w:p w14:paraId="776ED083" w14:textId="77777777" w:rsidR="003239DA" w:rsidRPr="009560B7" w:rsidRDefault="003239DA" w:rsidP="009560B7">
      <w:pPr>
        <w:pStyle w:val="Prrafodelista"/>
        <w:numPr>
          <w:ilvl w:val="1"/>
          <w:numId w:val="19"/>
        </w:numPr>
        <w:rPr>
          <w:rFonts w:ascii="Arial" w:hAnsi="Arial" w:cs="Arial"/>
          <w:sz w:val="20"/>
          <w:szCs w:val="20"/>
          <w:lang w:val="es-MX"/>
        </w:rPr>
      </w:pPr>
      <w:r w:rsidRPr="009560B7">
        <w:rPr>
          <w:rFonts w:ascii="Arial" w:hAnsi="Arial" w:cs="Arial"/>
          <w:sz w:val="20"/>
          <w:szCs w:val="20"/>
          <w:lang w:val="es-MX"/>
        </w:rPr>
        <w:t>OVID HITS 675</w:t>
      </w:r>
    </w:p>
    <w:p w14:paraId="71422CFE" w14:textId="77777777" w:rsidR="003239DA" w:rsidRPr="009560B7" w:rsidRDefault="003239DA" w:rsidP="009560B7">
      <w:pPr>
        <w:pStyle w:val="Prrafodelista"/>
        <w:numPr>
          <w:ilvl w:val="2"/>
          <w:numId w:val="19"/>
        </w:numPr>
        <w:rPr>
          <w:rFonts w:ascii="Arial" w:hAnsi="Arial" w:cs="Arial"/>
          <w:sz w:val="20"/>
          <w:szCs w:val="20"/>
          <w:lang w:val="es-MX"/>
        </w:rPr>
      </w:pPr>
      <w:r w:rsidRPr="009560B7">
        <w:rPr>
          <w:rFonts w:ascii="Arial" w:hAnsi="Arial" w:cs="Arial"/>
          <w:sz w:val="20"/>
          <w:szCs w:val="20"/>
          <w:lang w:val="es-MX"/>
        </w:rPr>
        <w:t xml:space="preserve">Buscar en todas las revistas de Ovid (Referencias + </w:t>
      </w:r>
      <w:proofErr w:type="spellStart"/>
      <w:r w:rsidRPr="009560B7">
        <w:rPr>
          <w:rFonts w:ascii="Arial" w:hAnsi="Arial" w:cs="Arial"/>
          <w:sz w:val="20"/>
          <w:szCs w:val="20"/>
          <w:lang w:val="es-MX"/>
        </w:rPr>
        <w:t>Abstracts</w:t>
      </w:r>
      <w:proofErr w:type="spellEnd"/>
      <w:r w:rsidRPr="009560B7">
        <w:rPr>
          <w:rFonts w:ascii="Arial" w:hAnsi="Arial" w:cs="Arial"/>
          <w:sz w:val="20"/>
          <w:szCs w:val="20"/>
          <w:lang w:val="es-MX"/>
        </w:rPr>
        <w:t xml:space="preserve"> + Revistas Suscritas) 143</w:t>
      </w:r>
    </w:p>
    <w:p w14:paraId="12C512C6" w14:textId="77777777" w:rsidR="003239DA" w:rsidRPr="009560B7" w:rsidRDefault="003239DA" w:rsidP="009560B7">
      <w:pPr>
        <w:pStyle w:val="Prrafodelista"/>
        <w:numPr>
          <w:ilvl w:val="2"/>
          <w:numId w:val="19"/>
        </w:numPr>
        <w:rPr>
          <w:rFonts w:ascii="Arial" w:hAnsi="Arial" w:cs="Arial"/>
          <w:sz w:val="20"/>
          <w:szCs w:val="20"/>
          <w:lang w:val="en-US"/>
        </w:rPr>
      </w:pPr>
      <w:r w:rsidRPr="009560B7">
        <w:rPr>
          <w:rFonts w:ascii="Arial" w:hAnsi="Arial" w:cs="Arial"/>
          <w:sz w:val="20"/>
          <w:szCs w:val="20"/>
          <w:lang w:val="en-US"/>
        </w:rPr>
        <w:t>EBM Reviews - Cochrane Central Register of Controlled Trials &lt;July 2026&gt; 245</w:t>
      </w:r>
    </w:p>
    <w:p w14:paraId="2D6DEB35" w14:textId="77777777" w:rsidR="003239DA" w:rsidRPr="009560B7" w:rsidRDefault="003239DA" w:rsidP="009560B7">
      <w:pPr>
        <w:pStyle w:val="Prrafodelista"/>
        <w:numPr>
          <w:ilvl w:val="2"/>
          <w:numId w:val="19"/>
        </w:numPr>
        <w:rPr>
          <w:rFonts w:ascii="Arial" w:hAnsi="Arial" w:cs="Arial"/>
          <w:sz w:val="20"/>
          <w:szCs w:val="20"/>
          <w:lang w:val="en-US"/>
        </w:rPr>
      </w:pPr>
      <w:r w:rsidRPr="009560B7">
        <w:rPr>
          <w:rFonts w:ascii="Arial" w:hAnsi="Arial" w:cs="Arial"/>
          <w:sz w:val="20"/>
          <w:szCs w:val="20"/>
          <w:lang w:val="en-US"/>
        </w:rPr>
        <w:t xml:space="preserve">APA </w:t>
      </w:r>
      <w:proofErr w:type="spellStart"/>
      <w:r w:rsidRPr="009560B7">
        <w:rPr>
          <w:rFonts w:ascii="Arial" w:hAnsi="Arial" w:cs="Arial"/>
          <w:sz w:val="20"/>
          <w:szCs w:val="20"/>
          <w:lang w:val="en-US"/>
        </w:rPr>
        <w:t>PsycInfo</w:t>
      </w:r>
      <w:proofErr w:type="spellEnd"/>
      <w:r w:rsidRPr="009560B7">
        <w:rPr>
          <w:rFonts w:ascii="Arial" w:hAnsi="Arial" w:cs="Arial"/>
          <w:sz w:val="20"/>
          <w:szCs w:val="20"/>
          <w:lang w:val="en-US"/>
        </w:rPr>
        <w:t xml:space="preserve"> &lt;1806 to August 2026 Week 3&gt; 287</w:t>
      </w:r>
    </w:p>
    <w:p w14:paraId="6CE50959" w14:textId="77777777" w:rsidR="003239DA" w:rsidRPr="00890B16" w:rsidRDefault="003239DA" w:rsidP="003239DA">
      <w:pPr>
        <w:rPr>
          <w:rFonts w:ascii="Arial" w:hAnsi="Arial" w:cs="Arial"/>
          <w:sz w:val="20"/>
          <w:szCs w:val="20"/>
          <w:lang w:val="en-US"/>
        </w:rPr>
      </w:pPr>
    </w:p>
    <w:p w14:paraId="29A484E8" w14:textId="7AA0E6DC" w:rsidR="003239DA" w:rsidRPr="009560B7" w:rsidRDefault="003239DA" w:rsidP="009560B7">
      <w:pPr>
        <w:pStyle w:val="Prrafodelista"/>
        <w:numPr>
          <w:ilvl w:val="0"/>
          <w:numId w:val="19"/>
        </w:numPr>
        <w:rPr>
          <w:rFonts w:ascii="Arial" w:hAnsi="Arial" w:cs="Arial"/>
          <w:sz w:val="20"/>
          <w:szCs w:val="20"/>
          <w:lang w:val="en-US"/>
        </w:rPr>
      </w:pPr>
      <w:proofErr w:type="spellStart"/>
      <w:r w:rsidRPr="009560B7">
        <w:rPr>
          <w:rFonts w:ascii="Arial" w:hAnsi="Arial" w:cs="Arial"/>
          <w:sz w:val="20"/>
          <w:szCs w:val="20"/>
          <w:lang w:val="en-US"/>
        </w:rPr>
        <w:t>medRxiv</w:t>
      </w:r>
      <w:proofErr w:type="spellEnd"/>
      <w:r w:rsidRPr="009560B7">
        <w:rPr>
          <w:rFonts w:ascii="Arial" w:hAnsi="Arial" w:cs="Arial"/>
          <w:sz w:val="20"/>
          <w:szCs w:val="20"/>
          <w:lang w:val="en-US"/>
        </w:rPr>
        <w:t xml:space="preserve"> (complementary preprint source) 135 Results</w:t>
      </w:r>
    </w:p>
    <w:p w14:paraId="278B8F93" w14:textId="77777777" w:rsidR="003239DA" w:rsidRPr="009560B7" w:rsidRDefault="003239DA" w:rsidP="009560B7">
      <w:pPr>
        <w:pStyle w:val="Prrafodelista"/>
        <w:numPr>
          <w:ilvl w:val="0"/>
          <w:numId w:val="19"/>
        </w:numPr>
        <w:rPr>
          <w:rFonts w:ascii="Arial" w:hAnsi="Arial" w:cs="Arial"/>
          <w:sz w:val="20"/>
          <w:szCs w:val="20"/>
          <w:lang w:val="en-US"/>
        </w:rPr>
      </w:pPr>
      <w:r w:rsidRPr="009560B7">
        <w:rPr>
          <w:rFonts w:ascii="Arial" w:hAnsi="Arial" w:cs="Arial"/>
          <w:sz w:val="20"/>
          <w:szCs w:val="20"/>
          <w:lang w:val="en-US"/>
        </w:rPr>
        <w:t xml:space="preserve">Europe PMC (complementary preprint source, </w:t>
      </w:r>
      <w:proofErr w:type="gramStart"/>
      <w:r w:rsidRPr="009560B7">
        <w:rPr>
          <w:rFonts w:ascii="Arial" w:hAnsi="Arial" w:cs="Arial"/>
          <w:sz w:val="20"/>
          <w:szCs w:val="20"/>
          <w:lang w:val="en-US"/>
        </w:rPr>
        <w:t>includes</w:t>
      </w:r>
      <w:proofErr w:type="gramEnd"/>
      <w:r w:rsidRPr="009560B7">
        <w:rPr>
          <w:rFonts w:ascii="Arial" w:hAnsi="Arial" w:cs="Arial"/>
          <w:sz w:val="20"/>
          <w:szCs w:val="20"/>
          <w:lang w:val="en-US"/>
        </w:rPr>
        <w:t xml:space="preserve"> </w:t>
      </w:r>
      <w:proofErr w:type="spellStart"/>
      <w:r w:rsidRPr="009560B7">
        <w:rPr>
          <w:rFonts w:ascii="Arial" w:hAnsi="Arial" w:cs="Arial"/>
          <w:sz w:val="20"/>
          <w:szCs w:val="20"/>
          <w:lang w:val="en-US"/>
        </w:rPr>
        <w:t>medRxiv</w:t>
      </w:r>
      <w:proofErr w:type="spellEnd"/>
      <w:r w:rsidRPr="009560B7">
        <w:rPr>
          <w:rFonts w:ascii="Arial" w:hAnsi="Arial" w:cs="Arial"/>
          <w:sz w:val="20"/>
          <w:szCs w:val="20"/>
          <w:lang w:val="en-US"/>
        </w:rPr>
        <w:t>) RESULTS: 29</w:t>
      </w:r>
    </w:p>
    <w:p w14:paraId="300FC555" w14:textId="77777777" w:rsidR="003239DA" w:rsidRPr="004942C7" w:rsidRDefault="003239DA" w:rsidP="003239DA">
      <w:pPr>
        <w:rPr>
          <w:rFonts w:ascii="Arial" w:hAnsi="Arial" w:cs="Arial"/>
          <w:b/>
          <w:bCs/>
          <w:sz w:val="20"/>
          <w:szCs w:val="20"/>
          <w:lang w:val="en-US"/>
        </w:rPr>
      </w:pPr>
      <w:r w:rsidRPr="004942C7">
        <w:rPr>
          <w:rFonts w:ascii="Arial" w:hAnsi="Arial" w:cs="Arial"/>
          <w:b/>
          <w:bCs/>
          <w:sz w:val="20"/>
          <w:szCs w:val="20"/>
          <w:lang w:val="en-US"/>
        </w:rPr>
        <w:t>Deduplication</w:t>
      </w:r>
    </w:p>
    <w:p w14:paraId="681219EE" w14:textId="77777777" w:rsidR="003239DA" w:rsidRPr="004942C7" w:rsidRDefault="003239DA" w:rsidP="003239DA">
      <w:pPr>
        <w:rPr>
          <w:rFonts w:ascii="Arial" w:hAnsi="Arial" w:cs="Arial"/>
          <w:b/>
          <w:bCs/>
          <w:sz w:val="20"/>
          <w:szCs w:val="20"/>
          <w:lang w:val="en-US"/>
        </w:rPr>
      </w:pPr>
      <w:r w:rsidRPr="004942C7">
        <w:rPr>
          <w:rFonts w:ascii="Arial" w:hAnsi="Arial" w:cs="Arial"/>
          <w:b/>
          <w:bCs/>
          <w:sz w:val="20"/>
          <w:szCs w:val="20"/>
          <w:lang w:val="en-US"/>
        </w:rPr>
        <w:t xml:space="preserve">Priority </w:t>
      </w:r>
      <w:proofErr w:type="spellStart"/>
      <w:r w:rsidRPr="004942C7">
        <w:rPr>
          <w:rFonts w:ascii="Arial" w:hAnsi="Arial" w:cs="Arial"/>
          <w:b/>
          <w:bCs/>
          <w:sz w:val="20"/>
          <w:szCs w:val="20"/>
          <w:lang w:val="en-US"/>
        </w:rPr>
        <w:t>WoS</w:t>
      </w:r>
      <w:proofErr w:type="spellEnd"/>
      <w:r w:rsidRPr="004942C7">
        <w:rPr>
          <w:rFonts w:ascii="Arial" w:hAnsi="Arial" w:cs="Arial"/>
          <w:b/>
          <w:bCs/>
          <w:sz w:val="20"/>
          <w:szCs w:val="20"/>
          <w:lang w:val="en-US"/>
        </w:rPr>
        <w:t xml:space="preserve"> &gt; Scopus &gt; PubMed; match by normalized DOI, then normalized title. Two retracted </w:t>
      </w:r>
      <w:proofErr w:type="spellStart"/>
      <w:r w:rsidRPr="004942C7">
        <w:rPr>
          <w:rFonts w:ascii="Arial" w:hAnsi="Arial" w:cs="Arial"/>
          <w:b/>
          <w:bCs/>
          <w:sz w:val="20"/>
          <w:szCs w:val="20"/>
          <w:lang w:val="en-US"/>
        </w:rPr>
        <w:t>WoS</w:t>
      </w:r>
      <w:proofErr w:type="spellEnd"/>
      <w:r w:rsidRPr="004942C7">
        <w:rPr>
          <w:rFonts w:ascii="Arial" w:hAnsi="Arial" w:cs="Arial"/>
          <w:b/>
          <w:bCs/>
          <w:sz w:val="20"/>
          <w:szCs w:val="20"/>
          <w:lang w:val="en-US"/>
        </w:rPr>
        <w:t xml:space="preserve"> articles excluded (10.1177/02698811241234247; 10.3389/fnins.2023.1168911). Flow numbers in results/tables/T0_prisma_s_flow.csv.</w:t>
      </w:r>
    </w:p>
    <w:p w14:paraId="7B7AC6E5" w14:textId="77777777" w:rsidR="0063119C" w:rsidRDefault="0063119C" w:rsidP="00C961B2">
      <w:pPr>
        <w:rPr>
          <w:rFonts w:ascii="Arial" w:hAnsi="Arial" w:cs="Arial"/>
          <w:b/>
          <w:bCs/>
          <w:sz w:val="20"/>
          <w:szCs w:val="20"/>
          <w:lang w:val="en-US"/>
        </w:rPr>
      </w:pPr>
    </w:p>
    <w:p w14:paraId="5136AAD6" w14:textId="77777777" w:rsidR="0063119C" w:rsidRPr="003239DA" w:rsidRDefault="0063119C" w:rsidP="00C961B2">
      <w:pPr>
        <w:rPr>
          <w:rFonts w:ascii="Arial" w:hAnsi="Arial" w:cs="Arial"/>
          <w:b/>
          <w:bCs/>
          <w:sz w:val="20"/>
          <w:szCs w:val="20"/>
          <w:lang w:val="en-US"/>
        </w:rPr>
      </w:pPr>
    </w:p>
    <w:p w14:paraId="400E3768" w14:textId="56587889" w:rsidR="00C95EB8" w:rsidRDefault="00E55359" w:rsidP="00D82483">
      <w:pPr>
        <w:rPr>
          <w:rFonts w:ascii="Arial" w:hAnsi="Arial" w:cs="Arial"/>
          <w:b/>
          <w:bCs/>
          <w:sz w:val="20"/>
          <w:szCs w:val="20"/>
        </w:rPr>
      </w:pPr>
      <w:r>
        <w:rPr>
          <w:rFonts w:ascii="Arial" w:hAnsi="Arial" w:cs="Arial"/>
          <w:b/>
          <w:bCs/>
          <w:sz w:val="20"/>
          <w:szCs w:val="20"/>
        </w:rPr>
        <w:t>B</w:t>
      </w:r>
      <w:r w:rsidR="00C95EB8" w:rsidRPr="00DA01F6">
        <w:rPr>
          <w:rFonts w:ascii="Arial" w:hAnsi="Arial" w:cs="Arial"/>
          <w:b/>
          <w:bCs/>
          <w:sz w:val="20"/>
          <w:szCs w:val="20"/>
        </w:rPr>
        <w:t>úsqueda</w:t>
      </w:r>
      <w:r w:rsidR="00C95EB8">
        <w:rPr>
          <w:rFonts w:ascii="Arial" w:hAnsi="Arial" w:cs="Arial"/>
          <w:b/>
          <w:bCs/>
          <w:sz w:val="20"/>
          <w:szCs w:val="20"/>
        </w:rPr>
        <w:t xml:space="preserve"> </w:t>
      </w:r>
      <w:r w:rsidR="00DE1457">
        <w:rPr>
          <w:rFonts w:ascii="Arial" w:hAnsi="Arial" w:cs="Arial"/>
          <w:b/>
          <w:bCs/>
          <w:sz w:val="20"/>
          <w:szCs w:val="20"/>
        </w:rPr>
        <w:t xml:space="preserve">en </w:t>
      </w:r>
      <w:r w:rsidR="00C95EB8">
        <w:rPr>
          <w:rFonts w:ascii="Arial" w:hAnsi="Arial" w:cs="Arial"/>
          <w:b/>
          <w:bCs/>
          <w:sz w:val="20"/>
          <w:szCs w:val="20"/>
        </w:rPr>
        <w:t xml:space="preserve">MEDLINE </w:t>
      </w:r>
      <w:r w:rsidR="00473793">
        <w:rPr>
          <w:rFonts w:ascii="Arial" w:hAnsi="Arial" w:cs="Arial"/>
          <w:b/>
          <w:bCs/>
          <w:sz w:val="20"/>
          <w:szCs w:val="20"/>
        </w:rPr>
        <w:t xml:space="preserve">por </w:t>
      </w:r>
      <w:r w:rsidR="00C95EB8">
        <w:rPr>
          <w:rFonts w:ascii="Arial" w:hAnsi="Arial" w:cs="Arial"/>
          <w:b/>
          <w:bCs/>
          <w:sz w:val="20"/>
          <w:szCs w:val="20"/>
        </w:rPr>
        <w:t>PUBMED</w:t>
      </w:r>
      <w:r w:rsidR="00473793">
        <w:rPr>
          <w:rFonts w:ascii="Arial" w:hAnsi="Arial" w:cs="Arial"/>
          <w:b/>
          <w:bCs/>
          <w:sz w:val="20"/>
          <w:szCs w:val="20"/>
        </w:rPr>
        <w:t xml:space="preserve"> </w:t>
      </w:r>
      <w:r w:rsidR="00886E62" w:rsidRPr="00886E62">
        <w:rPr>
          <w:rFonts w:ascii="Arial" w:hAnsi="Arial" w:cs="Arial"/>
          <w:b/>
          <w:bCs/>
          <w:sz w:val="20"/>
          <w:szCs w:val="20"/>
        </w:rPr>
        <w:t>6:44:48 a.m. a 6:53:49 a.m. el día 02/07/2026</w:t>
      </w:r>
    </w:p>
    <w:tbl>
      <w:tblPr>
        <w:tblStyle w:val="Tablaconcuadrcula"/>
        <w:tblW w:w="9635" w:type="dxa"/>
        <w:tblLook w:val="04A0" w:firstRow="1" w:lastRow="0" w:firstColumn="1" w:lastColumn="0" w:noHBand="0" w:noVBand="1"/>
      </w:tblPr>
      <w:tblGrid>
        <w:gridCol w:w="1090"/>
        <w:gridCol w:w="7391"/>
        <w:gridCol w:w="1154"/>
      </w:tblGrid>
      <w:tr w:rsidR="005F46DF" w:rsidRPr="005F46DF" w14:paraId="2D33F8EF" w14:textId="77777777" w:rsidTr="000134C9">
        <w:trPr>
          <w:trHeight w:val="300"/>
        </w:trPr>
        <w:tc>
          <w:tcPr>
            <w:tcW w:w="1090" w:type="dxa"/>
            <w:noWrap/>
            <w:hideMark/>
          </w:tcPr>
          <w:p w14:paraId="790B54B4"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Filters</w:t>
            </w:r>
            <w:proofErr w:type="spellEnd"/>
          </w:p>
        </w:tc>
        <w:tc>
          <w:tcPr>
            <w:tcW w:w="7391" w:type="dxa"/>
            <w:noWrap/>
            <w:hideMark/>
          </w:tcPr>
          <w:p w14:paraId="42BD8071"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 xml:space="preserve">Search </w:t>
            </w:r>
            <w:proofErr w:type="spellStart"/>
            <w:r w:rsidRPr="005F46DF">
              <w:rPr>
                <w:rFonts w:ascii="Aptos Narrow" w:eastAsia="Times New Roman" w:hAnsi="Aptos Narrow" w:cs="Times New Roman"/>
                <w:color w:val="000000"/>
                <w:kern w:val="0"/>
                <w:lang w:val="es-MX" w:eastAsia="es-MX"/>
                <w14:ligatures w14:val="none"/>
              </w:rPr>
              <w:t>Details</w:t>
            </w:r>
            <w:proofErr w:type="spellEnd"/>
          </w:p>
        </w:tc>
        <w:tc>
          <w:tcPr>
            <w:tcW w:w="1154" w:type="dxa"/>
            <w:noWrap/>
            <w:hideMark/>
          </w:tcPr>
          <w:p w14:paraId="7AF53D0C"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Results</w:t>
            </w:r>
            <w:proofErr w:type="spellEnd"/>
          </w:p>
        </w:tc>
      </w:tr>
      <w:tr w:rsidR="005F46DF" w:rsidRPr="005F46DF" w14:paraId="13D294DE" w14:textId="77777777" w:rsidTr="000134C9">
        <w:trPr>
          <w:trHeight w:val="300"/>
        </w:trPr>
        <w:tc>
          <w:tcPr>
            <w:tcW w:w="1090" w:type="dxa"/>
            <w:noWrap/>
            <w:hideMark/>
          </w:tcPr>
          <w:p w14:paraId="3DE1C12A" w14:textId="77777777" w:rsidR="005F46DF" w:rsidRPr="005F46DF" w:rsidRDefault="005F46DF" w:rsidP="005F46DF">
            <w:pPr>
              <w:rPr>
                <w:rFonts w:ascii="Aptos Narrow" w:eastAsia="Times New Roman" w:hAnsi="Aptos Narrow" w:cs="Times New Roman"/>
                <w:color w:val="000000"/>
                <w:kern w:val="0"/>
                <w:lang w:val="en-US" w:eastAsia="es-MX"/>
                <w14:ligatures w14:val="none"/>
              </w:rPr>
            </w:pPr>
            <w:r w:rsidRPr="001D103A">
              <w:rPr>
                <w:rFonts w:ascii="Aptos Narrow" w:eastAsia="Times New Roman" w:hAnsi="Aptos Narrow" w:cs="Times New Roman"/>
                <w:color w:val="000000"/>
                <w:kern w:val="0"/>
                <w:highlight w:val="yellow"/>
                <w:lang w:val="en-US" w:eastAsia="es-MX"/>
                <w14:ligatures w14:val="none"/>
              </w:rPr>
              <w:t>Free full text,</w:t>
            </w:r>
            <w:r w:rsidRPr="005F46DF">
              <w:rPr>
                <w:rFonts w:ascii="Aptos Narrow" w:eastAsia="Times New Roman" w:hAnsi="Aptos Narrow" w:cs="Times New Roman"/>
                <w:color w:val="000000"/>
                <w:kern w:val="0"/>
                <w:lang w:val="en-US" w:eastAsia="es-MX"/>
                <w14:ligatures w14:val="none"/>
              </w:rPr>
              <w:t xml:space="preserve"> Humans, MEDLINE, from 2022 - 2026</w:t>
            </w:r>
          </w:p>
        </w:tc>
        <w:tc>
          <w:tcPr>
            <w:tcW w:w="7391" w:type="dxa"/>
            <w:noWrap/>
            <w:hideMark/>
          </w:tcPr>
          <w:p w14:paraId="18BC4805" w14:textId="77777777" w:rsidR="005F46DF" w:rsidRPr="005F46DF" w:rsidRDefault="005F46DF" w:rsidP="005F46DF">
            <w:pPr>
              <w:rPr>
                <w:rFonts w:ascii="Aptos Narrow" w:eastAsia="Times New Roman" w:hAnsi="Aptos Narrow" w:cs="Times New Roman"/>
                <w:color w:val="000000"/>
                <w:kern w:val="0"/>
                <w:lang w:val="en-US" w:eastAsia="es-MX"/>
                <w14:ligatures w14:val="none"/>
              </w:rPr>
            </w:pPr>
            <w:r w:rsidRPr="005F46DF">
              <w:rPr>
                <w:rFonts w:ascii="Aptos Narrow" w:eastAsia="Times New Roman" w:hAnsi="Aptos Narrow" w:cs="Times New Roman"/>
                <w:color w:val="000000"/>
                <w:kern w:val="0"/>
                <w:lang w:val="en-US" w:eastAsia="es-MX"/>
                <w14:ligatures w14:val="none"/>
              </w:rPr>
              <w:t>(((("</w:t>
            </w:r>
            <w:proofErr w:type="spellStart"/>
            <w:r w:rsidRPr="005F46DF">
              <w:rPr>
                <w:rFonts w:ascii="Aptos Narrow" w:eastAsia="Times New Roman" w:hAnsi="Aptos Narrow" w:cs="Times New Roman"/>
                <w:color w:val="000000"/>
                <w:kern w:val="0"/>
                <w:lang w:val="en-US" w:eastAsia="es-MX"/>
                <w14:ligatures w14:val="none"/>
              </w:rPr>
              <w:t>psilocyb</w:t>
            </w:r>
            <w:proofErr w:type="spellEnd"/>
            <w:r w:rsidRPr="005F46DF">
              <w:rPr>
                <w:rFonts w:ascii="Aptos Narrow" w:eastAsia="Times New Roman" w:hAnsi="Aptos Narrow" w:cs="Times New Roman"/>
                <w:color w:val="000000"/>
                <w:kern w:val="0"/>
                <w:lang w:val="en-US" w:eastAsia="es-MX"/>
                <w14:ligatures w14:val="none"/>
              </w:rPr>
              <w:t>*"[Title/Abstract] AND ("</w:t>
            </w:r>
            <w:proofErr w:type="spellStart"/>
            <w:r w:rsidRPr="005F46DF">
              <w:rPr>
                <w:rFonts w:ascii="Aptos Narrow" w:eastAsia="Times New Roman" w:hAnsi="Aptos Narrow" w:cs="Times New Roman"/>
                <w:color w:val="000000"/>
                <w:kern w:val="0"/>
                <w:lang w:val="en-US" w:eastAsia="es-MX"/>
                <w14:ligatures w14:val="none"/>
              </w:rPr>
              <w:t>depressi</w:t>
            </w:r>
            <w:proofErr w:type="spellEnd"/>
            <w:r w:rsidRPr="005F46DF">
              <w:rPr>
                <w:rFonts w:ascii="Aptos Narrow" w:eastAsia="Times New Roman" w:hAnsi="Aptos Narrow" w:cs="Times New Roman"/>
                <w:color w:val="000000"/>
                <w:kern w:val="0"/>
                <w:lang w:val="en-US" w:eastAsia="es-MX"/>
                <w14:ligatures w14:val="none"/>
              </w:rPr>
              <w:t>*"[Title/Abstract] OR "anxiety*"[Title/Abstract])) OR (("psilocybin"[</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OR "</w:t>
            </w:r>
            <w:proofErr w:type="spellStart"/>
            <w:r w:rsidRPr="005F46DF">
              <w:rPr>
                <w:rFonts w:ascii="Aptos Narrow" w:eastAsia="Times New Roman" w:hAnsi="Aptos Narrow" w:cs="Times New Roman"/>
                <w:color w:val="000000"/>
                <w:kern w:val="0"/>
                <w:lang w:val="en-US" w:eastAsia="es-MX"/>
                <w14:ligatures w14:val="none"/>
              </w:rPr>
              <w:t>psilocybe</w:t>
            </w:r>
            <w:proofErr w:type="spellEnd"/>
            <w:r w:rsidRPr="005F46DF">
              <w:rPr>
                <w:rFonts w:ascii="Aptos Narrow" w:eastAsia="Times New Roman" w:hAnsi="Aptos Narrow" w:cs="Times New Roman"/>
                <w:color w:val="000000"/>
                <w:kern w:val="0"/>
                <w:lang w:val="en-US" w:eastAsia="es-MX"/>
                <w14:ligatures w14:val="none"/>
              </w:rPr>
              <w:t>"[</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AND ("depression"[</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OR "anxiety"[</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AND </w:t>
            </w:r>
            <w:r w:rsidRPr="005179DA">
              <w:rPr>
                <w:rFonts w:ascii="Aptos Narrow" w:eastAsia="Times New Roman" w:hAnsi="Aptos Narrow" w:cs="Times New Roman"/>
                <w:color w:val="000000"/>
                <w:kern w:val="0"/>
                <w:highlight w:val="yellow"/>
                <w:lang w:val="en-US" w:eastAsia="es-MX"/>
                <w14:ligatures w14:val="none"/>
              </w:rPr>
              <w:t>("therapy"[</w:t>
            </w:r>
            <w:proofErr w:type="spellStart"/>
            <w:r w:rsidRPr="005179DA">
              <w:rPr>
                <w:rFonts w:ascii="Aptos Narrow" w:eastAsia="Times New Roman" w:hAnsi="Aptos Narrow" w:cs="Times New Roman"/>
                <w:color w:val="000000"/>
                <w:kern w:val="0"/>
                <w:highlight w:val="yellow"/>
                <w:lang w:val="en-US" w:eastAsia="es-MX"/>
                <w14:ligatures w14:val="none"/>
              </w:rPr>
              <w:t>MeSH</w:t>
            </w:r>
            <w:proofErr w:type="spellEnd"/>
            <w:r w:rsidRPr="005179DA">
              <w:rPr>
                <w:rFonts w:ascii="Aptos Narrow" w:eastAsia="Times New Roman" w:hAnsi="Aptos Narrow" w:cs="Times New Roman"/>
                <w:color w:val="000000"/>
                <w:kern w:val="0"/>
                <w:highlight w:val="yellow"/>
                <w:lang w:val="en-US" w:eastAsia="es-MX"/>
                <w14:ligatures w14:val="none"/>
              </w:rPr>
              <w:t xml:space="preserve"> Subheading] OR "treatment"[Text Word]</w:t>
            </w:r>
            <w:r w:rsidRPr="005F46DF">
              <w:rPr>
                <w:rFonts w:ascii="Aptos Narrow" w:eastAsia="Times New Roman" w:hAnsi="Aptos Narrow" w:cs="Times New Roman"/>
                <w:color w:val="000000"/>
                <w:kern w:val="0"/>
                <w:lang w:val="en-US" w:eastAsia="es-MX"/>
                <w14:ligatures w14:val="none"/>
              </w:rPr>
              <w:t xml:space="preserve"> OR ("treatment outcome"[</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OR ("treatment"[All Fields] AND "outcome"[All Fields]) OR "treatment outcome"[All Fields]) OR ("therapies, investigational"[</w:t>
            </w:r>
            <w:proofErr w:type="spellStart"/>
            <w:r w:rsidRPr="005F46DF">
              <w:rPr>
                <w:rFonts w:ascii="Aptos Narrow" w:eastAsia="Times New Roman" w:hAnsi="Aptos Narrow" w:cs="Times New Roman"/>
                <w:color w:val="000000"/>
                <w:kern w:val="0"/>
                <w:lang w:val="en-US" w:eastAsia="es-MX"/>
                <w14:ligatures w14:val="none"/>
              </w:rPr>
              <w:t>MeSH</w:t>
            </w:r>
            <w:proofErr w:type="spellEnd"/>
            <w:r w:rsidRPr="005F46DF">
              <w:rPr>
                <w:rFonts w:ascii="Aptos Narrow" w:eastAsia="Times New Roman" w:hAnsi="Aptos Narrow" w:cs="Times New Roman"/>
                <w:color w:val="000000"/>
                <w:kern w:val="0"/>
                <w:lang w:val="en-US" w:eastAsia="es-MX"/>
                <w14:ligatures w14:val="none"/>
              </w:rPr>
              <w:t xml:space="preserve"> Terms] OR ("therapies"[All Fields] AND "investigational"[All Fields]) OR "investigational therapies"[All Fields] OR ("investigational"[All Fields] AND "therapies"[All Fields])))) NOT ("systematic review"[Publication Type] OR "</w:t>
            </w:r>
            <w:proofErr w:type="spellStart"/>
            <w:r w:rsidRPr="005F46DF">
              <w:rPr>
                <w:rFonts w:ascii="Aptos Narrow" w:eastAsia="Times New Roman" w:hAnsi="Aptos Narrow" w:cs="Times New Roman"/>
                <w:color w:val="000000"/>
                <w:kern w:val="0"/>
                <w:lang w:val="en-US" w:eastAsia="es-MX"/>
                <w14:ligatures w14:val="none"/>
              </w:rPr>
              <w:t>meta analysis</w:t>
            </w:r>
            <w:proofErr w:type="spellEnd"/>
            <w:r w:rsidRPr="005F46DF">
              <w:rPr>
                <w:rFonts w:ascii="Aptos Narrow" w:eastAsia="Times New Roman" w:hAnsi="Aptos Narrow" w:cs="Times New Roman"/>
                <w:color w:val="000000"/>
                <w:kern w:val="0"/>
                <w:lang w:val="en-US" w:eastAsia="es-MX"/>
                <w14:ligatures w14:val="none"/>
              </w:rPr>
              <w:t xml:space="preserve">"[Publication Type] OR "clinical trial, phase </w:t>
            </w:r>
            <w:proofErr w:type="spellStart"/>
            <w:r w:rsidRPr="005F46DF">
              <w:rPr>
                <w:rFonts w:ascii="Aptos Narrow" w:eastAsia="Times New Roman" w:hAnsi="Aptos Narrow" w:cs="Times New Roman"/>
                <w:color w:val="000000"/>
                <w:kern w:val="0"/>
                <w:lang w:val="en-US" w:eastAsia="es-MX"/>
                <w14:ligatures w14:val="none"/>
              </w:rPr>
              <w:t>i</w:t>
            </w:r>
            <w:proofErr w:type="spellEnd"/>
            <w:r w:rsidRPr="005F46DF">
              <w:rPr>
                <w:rFonts w:ascii="Aptos Narrow" w:eastAsia="Times New Roman" w:hAnsi="Aptos Narrow" w:cs="Times New Roman"/>
                <w:color w:val="000000"/>
                <w:kern w:val="0"/>
                <w:lang w:val="en-US" w:eastAsia="es-MX"/>
                <w14:ligatures w14:val="none"/>
              </w:rPr>
              <w:t>"[Publication Type])) AND ((</w:t>
            </w:r>
            <w:proofErr w:type="spellStart"/>
            <w:r w:rsidRPr="00FA7811">
              <w:rPr>
                <w:rFonts w:ascii="Aptos Narrow" w:eastAsia="Times New Roman" w:hAnsi="Aptos Narrow" w:cs="Times New Roman"/>
                <w:color w:val="000000"/>
                <w:kern w:val="0"/>
                <w:highlight w:val="yellow"/>
                <w:lang w:val="en-US" w:eastAsia="es-MX"/>
                <w14:ligatures w14:val="none"/>
              </w:rPr>
              <w:t>ffrft</w:t>
            </w:r>
            <w:proofErr w:type="spellEnd"/>
            <w:r w:rsidRPr="00FA7811">
              <w:rPr>
                <w:rFonts w:ascii="Aptos Narrow" w:eastAsia="Times New Roman" w:hAnsi="Aptos Narrow" w:cs="Times New Roman"/>
                <w:color w:val="000000"/>
                <w:kern w:val="0"/>
                <w:highlight w:val="yellow"/>
                <w:lang w:val="en-US" w:eastAsia="es-MX"/>
                <w14:ligatures w14:val="none"/>
              </w:rPr>
              <w:t>[Filter])</w:t>
            </w:r>
            <w:r w:rsidRPr="005F46DF">
              <w:rPr>
                <w:rFonts w:ascii="Aptos Narrow" w:eastAsia="Times New Roman" w:hAnsi="Aptos Narrow" w:cs="Times New Roman"/>
                <w:color w:val="000000"/>
                <w:kern w:val="0"/>
                <w:lang w:val="en-US" w:eastAsia="es-MX"/>
                <w14:ligatures w14:val="none"/>
              </w:rPr>
              <w:t xml:space="preserve"> AND (</w:t>
            </w:r>
            <w:proofErr w:type="spellStart"/>
            <w:r w:rsidRPr="005F46DF">
              <w:rPr>
                <w:rFonts w:ascii="Aptos Narrow" w:eastAsia="Times New Roman" w:hAnsi="Aptos Narrow" w:cs="Times New Roman"/>
                <w:color w:val="000000"/>
                <w:kern w:val="0"/>
                <w:lang w:val="en-US" w:eastAsia="es-MX"/>
                <w14:ligatures w14:val="none"/>
              </w:rPr>
              <w:t>medline</w:t>
            </w:r>
            <w:proofErr w:type="spellEnd"/>
            <w:r w:rsidRPr="005F46DF">
              <w:rPr>
                <w:rFonts w:ascii="Aptos Narrow" w:eastAsia="Times New Roman" w:hAnsi="Aptos Narrow" w:cs="Times New Roman"/>
                <w:color w:val="000000"/>
                <w:kern w:val="0"/>
                <w:lang w:val="en-US" w:eastAsia="es-MX"/>
                <w14:ligatures w14:val="none"/>
              </w:rPr>
              <w:t>[Filter]) AND (humans[Filter]) AND (2022:2026[</w:t>
            </w:r>
            <w:proofErr w:type="spellStart"/>
            <w:r w:rsidRPr="005F46DF">
              <w:rPr>
                <w:rFonts w:ascii="Aptos Narrow" w:eastAsia="Times New Roman" w:hAnsi="Aptos Narrow" w:cs="Times New Roman"/>
                <w:color w:val="000000"/>
                <w:kern w:val="0"/>
                <w:lang w:val="en-US" w:eastAsia="es-MX"/>
                <w14:ligatures w14:val="none"/>
              </w:rPr>
              <w:t>pdat</w:t>
            </w:r>
            <w:proofErr w:type="spellEnd"/>
            <w:r w:rsidRPr="005F46DF">
              <w:rPr>
                <w:rFonts w:ascii="Aptos Narrow" w:eastAsia="Times New Roman" w:hAnsi="Aptos Narrow" w:cs="Times New Roman"/>
                <w:color w:val="000000"/>
                <w:kern w:val="0"/>
                <w:lang w:val="en-US" w:eastAsia="es-MX"/>
                <w14:ligatures w14:val="none"/>
              </w:rPr>
              <w:t>]))</w:t>
            </w:r>
          </w:p>
        </w:tc>
        <w:tc>
          <w:tcPr>
            <w:tcW w:w="1154" w:type="dxa"/>
            <w:noWrap/>
            <w:hideMark/>
          </w:tcPr>
          <w:p w14:paraId="0A23A08A" w14:textId="77777777" w:rsidR="005F46DF" w:rsidRPr="005F46DF" w:rsidRDefault="005F46DF" w:rsidP="005F46DF">
            <w:pPr>
              <w:jc w:val="right"/>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186</w:t>
            </w:r>
          </w:p>
        </w:tc>
      </w:tr>
    </w:tbl>
    <w:p w14:paraId="2352BC7E" w14:textId="77777777" w:rsidR="005A24EE" w:rsidRPr="00720040" w:rsidRDefault="005A24EE" w:rsidP="00D82483">
      <w:pPr>
        <w:rPr>
          <w:rFonts w:ascii="Arial" w:hAnsi="Arial" w:cs="Arial"/>
          <w:b/>
          <w:bCs/>
          <w:sz w:val="20"/>
          <w:szCs w:val="20"/>
          <w:lang w:val="en-US"/>
        </w:rPr>
      </w:pPr>
    </w:p>
    <w:p w14:paraId="6B422E50" w14:textId="74CF26D7" w:rsidR="00576044" w:rsidRPr="00C42B44" w:rsidRDefault="0013753E" w:rsidP="00D82483">
      <w:pPr>
        <w:rPr>
          <w:rFonts w:ascii="Arial" w:hAnsi="Arial" w:cs="Arial"/>
          <w:sz w:val="20"/>
          <w:szCs w:val="20"/>
          <w:lang w:val="es-MX"/>
        </w:rPr>
      </w:pPr>
      <w:proofErr w:type="spellStart"/>
      <w:r w:rsidRPr="00720040">
        <w:rPr>
          <w:rFonts w:ascii="Arial" w:hAnsi="Arial" w:cs="Arial"/>
          <w:b/>
          <w:bCs/>
          <w:sz w:val="20"/>
          <w:szCs w:val="20"/>
          <w:lang w:val="es-MX"/>
        </w:rPr>
        <w:t>Busqueda</w:t>
      </w:r>
      <w:proofErr w:type="spellEnd"/>
      <w:r w:rsidRPr="00720040">
        <w:rPr>
          <w:rFonts w:ascii="Arial" w:hAnsi="Arial" w:cs="Arial"/>
          <w:b/>
          <w:bCs/>
          <w:sz w:val="20"/>
          <w:szCs w:val="20"/>
          <w:lang w:val="es-MX"/>
        </w:rPr>
        <w:t xml:space="preserve"> realizada en </w:t>
      </w:r>
      <w:r w:rsidR="00576044" w:rsidRPr="00720040">
        <w:rPr>
          <w:rFonts w:ascii="Arial" w:hAnsi="Arial" w:cs="Arial"/>
          <w:b/>
          <w:bCs/>
          <w:sz w:val="20"/>
          <w:szCs w:val="20"/>
          <w:lang w:val="es-MX"/>
        </w:rPr>
        <w:t xml:space="preserve">OVID </w:t>
      </w:r>
      <w:r w:rsidR="00132645" w:rsidRPr="00720040">
        <w:rPr>
          <w:rFonts w:ascii="Arial" w:hAnsi="Arial" w:cs="Arial"/>
          <w:b/>
          <w:bCs/>
          <w:sz w:val="20"/>
          <w:szCs w:val="20"/>
          <w:lang w:val="es-MX"/>
        </w:rPr>
        <w:t>sábado, ‎11‎ de ‎julio‎ de ‎2026, ‏‎06:35:50 a. m</w:t>
      </w:r>
      <w:r w:rsidR="00132645" w:rsidRPr="00C42B44">
        <w:rPr>
          <w:rFonts w:ascii="Arial" w:hAnsi="Arial" w:cs="Arial"/>
          <w:sz w:val="20"/>
          <w:szCs w:val="20"/>
          <w:lang w:val="es-MX"/>
        </w:rPr>
        <w:t>.</w:t>
      </w:r>
    </w:p>
    <w:p w14:paraId="19E32638" w14:textId="77777777" w:rsidR="00F2411A" w:rsidRPr="00F2411A" w:rsidRDefault="00F2411A" w:rsidP="00F2411A">
      <w:pPr>
        <w:pStyle w:val="Prrafodelista"/>
        <w:numPr>
          <w:ilvl w:val="0"/>
          <w:numId w:val="15"/>
        </w:numPr>
        <w:rPr>
          <w:rFonts w:ascii="Arial" w:hAnsi="Arial" w:cs="Arial"/>
          <w:sz w:val="20"/>
          <w:szCs w:val="20"/>
          <w:lang w:val="es-MX"/>
        </w:rPr>
      </w:pPr>
      <w:r w:rsidRPr="00F2411A">
        <w:rPr>
          <w:rFonts w:ascii="Arial" w:hAnsi="Arial" w:cs="Arial"/>
          <w:sz w:val="20"/>
          <w:szCs w:val="20"/>
          <w:lang w:val="es-MX"/>
        </w:rPr>
        <w:t xml:space="preserve">Buscar en todas las revistas de Ovid (Referencias + </w:t>
      </w:r>
      <w:proofErr w:type="spellStart"/>
      <w:r w:rsidRPr="00F2411A">
        <w:rPr>
          <w:rFonts w:ascii="Arial" w:hAnsi="Arial" w:cs="Arial"/>
          <w:sz w:val="20"/>
          <w:szCs w:val="20"/>
          <w:lang w:val="es-MX"/>
        </w:rPr>
        <w:t>Abstracts</w:t>
      </w:r>
      <w:proofErr w:type="spellEnd"/>
      <w:r w:rsidRPr="00F2411A">
        <w:rPr>
          <w:rFonts w:ascii="Arial" w:hAnsi="Arial" w:cs="Arial"/>
          <w:sz w:val="20"/>
          <w:szCs w:val="20"/>
          <w:lang w:val="es-MX"/>
        </w:rPr>
        <w:t xml:space="preserve"> + Revistas Suscritas)</w:t>
      </w:r>
    </w:p>
    <w:p w14:paraId="3A3DFC43" w14:textId="77777777" w:rsidR="00F2411A" w:rsidRP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EBM Reviews - Cochrane Central Register of Controlled Trials &lt;May 2026&gt;</w:t>
      </w:r>
    </w:p>
    <w:p w14:paraId="7703643A" w14:textId="77777777" w:rsidR="00F2411A" w:rsidRP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w:t>
      </w:r>
      <w:proofErr w:type="spellStart"/>
      <w:r w:rsidRPr="00F2411A">
        <w:rPr>
          <w:rFonts w:ascii="Arial" w:hAnsi="Arial" w:cs="Arial"/>
          <w:sz w:val="20"/>
          <w:szCs w:val="20"/>
          <w:lang w:val="en-US"/>
        </w:rPr>
        <w:t>PsycArticles</w:t>
      </w:r>
      <w:proofErr w:type="spellEnd"/>
      <w:r w:rsidRPr="00F2411A">
        <w:rPr>
          <w:rFonts w:ascii="Arial" w:hAnsi="Arial" w:cs="Arial"/>
          <w:sz w:val="20"/>
          <w:szCs w:val="20"/>
          <w:lang w:val="en-US"/>
        </w:rPr>
        <w:t xml:space="preserve"> Full Text Database &lt;1894 to July 2026 Week 01&gt;   </w:t>
      </w:r>
    </w:p>
    <w:p w14:paraId="0B8AC425" w14:textId="5828EAF9" w:rsid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w:t>
      </w:r>
      <w:proofErr w:type="spellStart"/>
      <w:r w:rsidRPr="00F2411A">
        <w:rPr>
          <w:rFonts w:ascii="Arial" w:hAnsi="Arial" w:cs="Arial"/>
          <w:sz w:val="20"/>
          <w:szCs w:val="20"/>
          <w:lang w:val="en-US"/>
        </w:rPr>
        <w:t>PsycInfo</w:t>
      </w:r>
      <w:proofErr w:type="spellEnd"/>
      <w:r w:rsidRPr="00F2411A">
        <w:rPr>
          <w:rFonts w:ascii="Arial" w:hAnsi="Arial" w:cs="Arial"/>
          <w:sz w:val="20"/>
          <w:szCs w:val="20"/>
          <w:lang w:val="en-US"/>
        </w:rPr>
        <w:t xml:space="preserve"> &lt;1806 to July 2026 Week 1&gt;</w:t>
      </w:r>
    </w:p>
    <w:tbl>
      <w:tblPr>
        <w:tblStyle w:val="Tablaconcuadrcula"/>
        <w:tblW w:w="9351" w:type="dxa"/>
        <w:tblLook w:val="04A0" w:firstRow="1" w:lastRow="0" w:firstColumn="1" w:lastColumn="0" w:noHBand="0" w:noVBand="1"/>
      </w:tblPr>
      <w:tblGrid>
        <w:gridCol w:w="3114"/>
        <w:gridCol w:w="5367"/>
        <w:gridCol w:w="871"/>
      </w:tblGrid>
      <w:tr w:rsidR="00954AD9" w:rsidRPr="005F46DF" w14:paraId="78DE56B5" w14:textId="77777777" w:rsidTr="00A71DEE">
        <w:trPr>
          <w:trHeight w:val="300"/>
        </w:trPr>
        <w:tc>
          <w:tcPr>
            <w:tcW w:w="3114" w:type="dxa"/>
            <w:noWrap/>
            <w:hideMark/>
          </w:tcPr>
          <w:p w14:paraId="603123B9" w14:textId="77777777" w:rsidR="00954AD9" w:rsidRPr="005F46DF" w:rsidRDefault="00954AD9">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Filters</w:t>
            </w:r>
            <w:proofErr w:type="spellEnd"/>
          </w:p>
        </w:tc>
        <w:tc>
          <w:tcPr>
            <w:tcW w:w="5367" w:type="dxa"/>
            <w:noWrap/>
            <w:hideMark/>
          </w:tcPr>
          <w:p w14:paraId="58345B94" w14:textId="77777777" w:rsidR="00954AD9" w:rsidRPr="005F46DF" w:rsidRDefault="00954AD9">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 xml:space="preserve">Search </w:t>
            </w:r>
            <w:proofErr w:type="spellStart"/>
            <w:r w:rsidRPr="005F46DF">
              <w:rPr>
                <w:rFonts w:ascii="Aptos Narrow" w:eastAsia="Times New Roman" w:hAnsi="Aptos Narrow" w:cs="Times New Roman"/>
                <w:color w:val="000000"/>
                <w:kern w:val="0"/>
                <w:lang w:val="es-MX" w:eastAsia="es-MX"/>
                <w14:ligatures w14:val="none"/>
              </w:rPr>
              <w:t>Details</w:t>
            </w:r>
            <w:proofErr w:type="spellEnd"/>
          </w:p>
        </w:tc>
        <w:tc>
          <w:tcPr>
            <w:tcW w:w="870" w:type="dxa"/>
            <w:noWrap/>
            <w:hideMark/>
          </w:tcPr>
          <w:p w14:paraId="6BAA21C4" w14:textId="77777777" w:rsidR="00954AD9" w:rsidRPr="005F46DF" w:rsidRDefault="00954AD9">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Results</w:t>
            </w:r>
            <w:proofErr w:type="spellEnd"/>
          </w:p>
        </w:tc>
      </w:tr>
      <w:tr w:rsidR="00A36B31" w:rsidRPr="007B432E" w14:paraId="3FDE61A7" w14:textId="77777777" w:rsidTr="00A71DEE">
        <w:trPr>
          <w:trHeight w:val="300"/>
        </w:trPr>
        <w:tc>
          <w:tcPr>
            <w:tcW w:w="3114" w:type="dxa"/>
            <w:noWrap/>
            <w:hideMark/>
          </w:tcPr>
          <w:p w14:paraId="7184FA79"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lastRenderedPageBreak/>
              <w:t>limit 12 to yr="2022 -Current"</w:t>
            </w:r>
          </w:p>
          <w:p w14:paraId="1589D5AB"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20040">
              <w:rPr>
                <w:rFonts w:ascii="Aptos Narrow" w:eastAsia="Times New Roman" w:hAnsi="Aptos Narrow" w:cs="Times New Roman"/>
                <w:color w:val="000000"/>
                <w:kern w:val="0"/>
                <w:highlight w:val="yellow"/>
                <w:lang w:val="en-US" w:eastAsia="es-MX"/>
                <w14:ligatures w14:val="none"/>
              </w:rPr>
              <w:t>limit 13 to full text</w:t>
            </w:r>
          </w:p>
          <w:p w14:paraId="63D6AF33"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t>limit 13 to human</w:t>
            </w:r>
          </w:p>
          <w:p w14:paraId="04B15D5C" w14:textId="3E0C2C91" w:rsidR="00A36B31" w:rsidRPr="005F46DF"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t>limit 14 to human [Limit not valid in CCTR; records were retained]</w:t>
            </w:r>
          </w:p>
        </w:tc>
        <w:tc>
          <w:tcPr>
            <w:tcW w:w="5367" w:type="dxa"/>
            <w:noWrap/>
            <w:hideMark/>
          </w:tcPr>
          <w:p w14:paraId="235752CA" w14:textId="704B119D" w:rsidR="00A36B31" w:rsidRPr="005F46DF" w:rsidRDefault="00A36B31" w:rsidP="00A36B31">
            <w:pPr>
              <w:rPr>
                <w:rFonts w:ascii="Aptos Narrow" w:eastAsia="Times New Roman" w:hAnsi="Aptos Narrow" w:cs="Times New Roman"/>
                <w:color w:val="000000"/>
                <w:kern w:val="0"/>
                <w:lang w:val="en-US" w:eastAsia="es-MX"/>
                <w14:ligatures w14:val="none"/>
              </w:rPr>
            </w:pPr>
            <w:r w:rsidRPr="00F20523">
              <w:rPr>
                <w:rFonts w:ascii="Aptos Narrow" w:eastAsia="Times New Roman" w:hAnsi="Aptos Narrow" w:cs="Times New Roman"/>
                <w:color w:val="000000"/>
                <w:kern w:val="0"/>
                <w:lang w:val="en-US" w:eastAsia="es-MX"/>
                <w14:ligatures w14:val="none"/>
              </w:rPr>
              <w:t>(</w:t>
            </w:r>
            <w:r w:rsidRPr="00B4366A">
              <w:rPr>
                <w:rFonts w:ascii="Aptos Narrow" w:eastAsia="Times New Roman" w:hAnsi="Aptos Narrow" w:cs="Times New Roman"/>
                <w:color w:val="000000"/>
                <w:kern w:val="0"/>
                <w:lang w:val="en-US" w:eastAsia="es-MX"/>
                <w14:ligatures w14:val="none"/>
              </w:rPr>
              <w:t>(</w:t>
            </w:r>
            <w:r w:rsidRPr="00851AE3">
              <w:rPr>
                <w:rFonts w:ascii="Aptos Narrow" w:eastAsia="Times New Roman" w:hAnsi="Aptos Narrow" w:cs="Times New Roman"/>
                <w:color w:val="000000"/>
                <w:kern w:val="0"/>
                <w:lang w:val="en-US" w:eastAsia="es-MX"/>
                <w14:ligatures w14:val="none"/>
              </w:rPr>
              <w:t>(</w:t>
            </w:r>
            <w:proofErr w:type="spellStart"/>
            <w:r w:rsidRPr="00851AE3">
              <w:rPr>
                <w:rFonts w:ascii="Aptos Narrow" w:eastAsia="Times New Roman" w:hAnsi="Aptos Narrow" w:cs="Times New Roman"/>
                <w:color w:val="000000"/>
                <w:kern w:val="0"/>
                <w:lang w:val="en-US" w:eastAsia="es-MX"/>
                <w14:ligatures w14:val="none"/>
              </w:rPr>
              <w:t>psilocyb</w:t>
            </w:r>
            <w:proofErr w:type="spellEnd"/>
            <w:proofErr w:type="gramStart"/>
            <w:r w:rsidRPr="00851AE3">
              <w:rPr>
                <w:rFonts w:ascii="Aptos Narrow" w:eastAsia="Times New Roman" w:hAnsi="Aptos Narrow" w:cs="Times New Roman"/>
                <w:color w:val="000000"/>
                <w:kern w:val="0"/>
                <w:lang w:val="en-US" w:eastAsia="es-MX"/>
                <w14:ligatures w14:val="none"/>
              </w:rPr>
              <w:t>*.ab.</w:t>
            </w:r>
            <w:proofErr w:type="gramEnd"/>
            <w:r w:rsidRPr="00851AE3">
              <w:rPr>
                <w:rFonts w:ascii="Aptos Narrow" w:eastAsia="Times New Roman" w:hAnsi="Aptos Narrow" w:cs="Times New Roman"/>
                <w:color w:val="000000"/>
                <w:kern w:val="0"/>
                <w:lang w:val="en-US" w:eastAsia="es-MX"/>
                <w14:ligatures w14:val="none"/>
              </w:rPr>
              <w:t xml:space="preserve"> or "</w:t>
            </w:r>
            <w:proofErr w:type="spellStart"/>
            <w:r w:rsidRPr="00851AE3">
              <w:rPr>
                <w:rFonts w:ascii="Aptos Narrow" w:eastAsia="Times New Roman" w:hAnsi="Aptos Narrow" w:cs="Times New Roman"/>
                <w:color w:val="000000"/>
                <w:kern w:val="0"/>
                <w:lang w:val="en-US" w:eastAsia="es-MX"/>
                <w14:ligatures w14:val="none"/>
              </w:rPr>
              <w:t>psilocyb</w:t>
            </w:r>
            <w:proofErr w:type="spellEnd"/>
            <w:r w:rsidRPr="00851AE3">
              <w:rPr>
                <w:rFonts w:ascii="Aptos Narrow" w:eastAsia="Times New Roman" w:hAnsi="Aptos Narrow" w:cs="Times New Roman"/>
                <w:color w:val="000000"/>
                <w:kern w:val="0"/>
                <w:lang w:val="en-US" w:eastAsia="es-MX"/>
                <w14:ligatures w14:val="none"/>
              </w:rPr>
              <w:t>*".</w:t>
            </w:r>
            <w:proofErr w:type="spellStart"/>
            <w:r w:rsidRPr="00851AE3">
              <w:rPr>
                <w:rFonts w:ascii="Aptos Narrow" w:eastAsia="Times New Roman" w:hAnsi="Aptos Narrow" w:cs="Times New Roman"/>
                <w:color w:val="000000"/>
                <w:kern w:val="0"/>
                <w:lang w:val="en-US" w:eastAsia="es-MX"/>
                <w14:ligatures w14:val="none"/>
              </w:rPr>
              <w:t>ti</w:t>
            </w:r>
            <w:proofErr w:type="spellEnd"/>
            <w:r w:rsidRPr="00851AE3">
              <w:rPr>
                <w:rFonts w:ascii="Aptos Narrow" w:eastAsia="Times New Roman" w:hAnsi="Aptos Narrow" w:cs="Times New Roman"/>
                <w:color w:val="000000"/>
                <w:kern w:val="0"/>
                <w:lang w:val="en-US" w:eastAsia="es-MX"/>
                <w14:ligatures w14:val="none"/>
              </w:rPr>
              <w:t>.)  and (</w:t>
            </w:r>
            <w:r w:rsidRPr="005B5BD6">
              <w:rPr>
                <w:rFonts w:ascii="Aptos Narrow" w:eastAsia="Times New Roman" w:hAnsi="Aptos Narrow" w:cs="Times New Roman"/>
                <w:color w:val="000000"/>
                <w:kern w:val="0"/>
                <w:lang w:val="en-US" w:eastAsia="es-MX"/>
                <w14:ligatures w14:val="none"/>
              </w:rPr>
              <w:t>(</w:t>
            </w:r>
            <w:proofErr w:type="spellStart"/>
            <w:r w:rsidRPr="005B5BD6">
              <w:rPr>
                <w:rFonts w:ascii="Aptos Narrow" w:eastAsia="Times New Roman" w:hAnsi="Aptos Narrow" w:cs="Times New Roman"/>
                <w:color w:val="000000"/>
                <w:kern w:val="0"/>
                <w:lang w:val="en-US" w:eastAsia="es-MX"/>
                <w14:ligatures w14:val="none"/>
              </w:rPr>
              <w:t>depressi</w:t>
            </w:r>
            <w:proofErr w:type="spellEnd"/>
            <w:r w:rsidRPr="005B5BD6">
              <w:rPr>
                <w:rFonts w:ascii="Aptos Narrow" w:eastAsia="Times New Roman" w:hAnsi="Aptos Narrow" w:cs="Times New Roman"/>
                <w:color w:val="000000"/>
                <w:kern w:val="0"/>
                <w:lang w:val="en-US" w:eastAsia="es-MX"/>
                <w14:ligatures w14:val="none"/>
              </w:rPr>
              <w:t>*.ab. or "</w:t>
            </w:r>
            <w:proofErr w:type="spellStart"/>
            <w:r w:rsidRPr="005B5BD6">
              <w:rPr>
                <w:rFonts w:ascii="Aptos Narrow" w:eastAsia="Times New Roman" w:hAnsi="Aptos Narrow" w:cs="Times New Roman"/>
                <w:color w:val="000000"/>
                <w:kern w:val="0"/>
                <w:lang w:val="en-US" w:eastAsia="es-MX"/>
                <w14:ligatures w14:val="none"/>
              </w:rPr>
              <w:t>depressi</w:t>
            </w:r>
            <w:proofErr w:type="spellEnd"/>
            <w:r w:rsidRPr="005B5BD6">
              <w:rPr>
                <w:rFonts w:ascii="Aptos Narrow" w:eastAsia="Times New Roman" w:hAnsi="Aptos Narrow" w:cs="Times New Roman"/>
                <w:color w:val="000000"/>
                <w:kern w:val="0"/>
                <w:lang w:val="en-US" w:eastAsia="es-MX"/>
                <w14:ligatures w14:val="none"/>
              </w:rPr>
              <w:t>*".</w:t>
            </w:r>
            <w:proofErr w:type="spellStart"/>
            <w:r w:rsidRPr="005B5BD6">
              <w:rPr>
                <w:rFonts w:ascii="Aptos Narrow" w:eastAsia="Times New Roman" w:hAnsi="Aptos Narrow" w:cs="Times New Roman"/>
                <w:color w:val="000000"/>
                <w:kern w:val="0"/>
                <w:lang w:val="en-US" w:eastAsia="es-MX"/>
                <w14:ligatures w14:val="none"/>
              </w:rPr>
              <w:t>ti</w:t>
            </w:r>
            <w:proofErr w:type="spellEnd"/>
            <w:r w:rsidRPr="005B5BD6">
              <w:rPr>
                <w:rFonts w:ascii="Aptos Narrow" w:eastAsia="Times New Roman" w:hAnsi="Aptos Narrow" w:cs="Times New Roman"/>
                <w:color w:val="000000"/>
                <w:kern w:val="0"/>
                <w:lang w:val="en-US" w:eastAsia="es-MX"/>
                <w14:ligatures w14:val="none"/>
              </w:rPr>
              <w:t>.) or (anxiety*.ab. or "anxiety*".</w:t>
            </w:r>
            <w:proofErr w:type="spellStart"/>
            <w:r w:rsidRPr="005B5BD6">
              <w:rPr>
                <w:rFonts w:ascii="Aptos Narrow" w:eastAsia="Times New Roman" w:hAnsi="Aptos Narrow" w:cs="Times New Roman"/>
                <w:color w:val="000000"/>
                <w:kern w:val="0"/>
                <w:lang w:val="en-US" w:eastAsia="es-MX"/>
                <w14:ligatures w14:val="none"/>
              </w:rPr>
              <w:t>ti</w:t>
            </w:r>
            <w:proofErr w:type="spellEnd"/>
            <w:r w:rsidRPr="005B5BD6">
              <w:rPr>
                <w:rFonts w:ascii="Aptos Narrow" w:eastAsia="Times New Roman" w:hAnsi="Aptos Narrow" w:cs="Times New Roman"/>
                <w:color w:val="000000"/>
                <w:kern w:val="0"/>
                <w:lang w:val="en-US" w:eastAsia="es-MX"/>
                <w14:ligatures w14:val="none"/>
              </w:rPr>
              <w:t>.)</w:t>
            </w:r>
            <w:r w:rsidRPr="00851AE3">
              <w:rPr>
                <w:rFonts w:ascii="Aptos Narrow" w:eastAsia="Times New Roman" w:hAnsi="Aptos Narrow" w:cs="Times New Roman"/>
                <w:color w:val="000000"/>
                <w:kern w:val="0"/>
                <w:lang w:val="en-US" w:eastAsia="es-MX"/>
                <w14:ligatures w14:val="none"/>
              </w:rPr>
              <w:t>)</w:t>
            </w:r>
            <w:r w:rsidRPr="00B4366A">
              <w:rPr>
                <w:rFonts w:ascii="Aptos Narrow" w:eastAsia="Times New Roman" w:hAnsi="Aptos Narrow" w:cs="Times New Roman"/>
                <w:color w:val="000000"/>
                <w:kern w:val="0"/>
                <w:lang w:val="en-US" w:eastAsia="es-MX"/>
                <w14:ligatures w14:val="none"/>
              </w:rPr>
              <w:t>) or (</w:t>
            </w:r>
            <w:r w:rsidRPr="00CD25F8">
              <w:rPr>
                <w:rFonts w:ascii="Aptos Narrow" w:eastAsia="Times New Roman" w:hAnsi="Aptos Narrow" w:cs="Times New Roman"/>
                <w:color w:val="000000"/>
                <w:kern w:val="0"/>
                <w:lang w:val="en-US" w:eastAsia="es-MX"/>
                <w14:ligatures w14:val="none"/>
              </w:rPr>
              <w:t>(("psilocybin" or "</w:t>
            </w:r>
            <w:proofErr w:type="spellStart"/>
            <w:r w:rsidRPr="00CD25F8">
              <w:rPr>
                <w:rFonts w:ascii="Aptos Narrow" w:eastAsia="Times New Roman" w:hAnsi="Aptos Narrow" w:cs="Times New Roman"/>
                <w:color w:val="000000"/>
                <w:kern w:val="0"/>
                <w:lang w:val="en-US" w:eastAsia="es-MX"/>
                <w14:ligatures w14:val="none"/>
              </w:rPr>
              <w:t>psilocybe</w:t>
            </w:r>
            <w:proofErr w:type="spellEnd"/>
            <w:r w:rsidRPr="00CD25F8">
              <w:rPr>
                <w:rFonts w:ascii="Aptos Narrow" w:eastAsia="Times New Roman" w:hAnsi="Aptos Narrow" w:cs="Times New Roman"/>
                <w:color w:val="000000"/>
                <w:kern w:val="0"/>
                <w:lang w:val="en-US" w:eastAsia="es-MX"/>
                <w14:ligatures w14:val="none"/>
              </w:rPr>
              <w:t>") and ("depression" or "anxiety")).</w:t>
            </w:r>
            <w:proofErr w:type="spellStart"/>
            <w:r w:rsidRPr="00CD25F8">
              <w:rPr>
                <w:rFonts w:ascii="Aptos Narrow" w:eastAsia="Times New Roman" w:hAnsi="Aptos Narrow" w:cs="Times New Roman"/>
                <w:color w:val="000000"/>
                <w:kern w:val="0"/>
                <w:lang w:val="en-US" w:eastAsia="es-MX"/>
                <w14:ligatures w14:val="none"/>
              </w:rPr>
              <w:t>mh</w:t>
            </w:r>
            <w:proofErr w:type="spellEnd"/>
            <w:r w:rsidRPr="00CD25F8">
              <w:rPr>
                <w:rFonts w:ascii="Aptos Narrow" w:eastAsia="Times New Roman" w:hAnsi="Aptos Narrow" w:cs="Times New Roman"/>
                <w:color w:val="000000"/>
                <w:kern w:val="0"/>
                <w:lang w:val="en-US" w:eastAsia="es-MX"/>
                <w14:ligatures w14:val="none"/>
              </w:rPr>
              <w:t>.</w:t>
            </w:r>
            <w:r w:rsidRPr="00B4366A">
              <w:rPr>
                <w:rFonts w:ascii="Aptos Narrow" w:eastAsia="Times New Roman" w:hAnsi="Aptos Narrow" w:cs="Times New Roman"/>
                <w:color w:val="000000"/>
                <w:kern w:val="0"/>
                <w:lang w:val="en-US" w:eastAsia="es-MX"/>
                <w14:ligatures w14:val="none"/>
              </w:rPr>
              <w:t>)</w:t>
            </w:r>
            <w:r w:rsidRPr="00F20523">
              <w:rPr>
                <w:rFonts w:ascii="Aptos Narrow" w:eastAsia="Times New Roman" w:hAnsi="Aptos Narrow" w:cs="Times New Roman"/>
                <w:color w:val="000000"/>
                <w:kern w:val="0"/>
                <w:lang w:val="en-US" w:eastAsia="es-MX"/>
                <w14:ligatures w14:val="none"/>
              </w:rPr>
              <w:t>) not (</w:t>
            </w:r>
            <w:r w:rsidRPr="000F480C">
              <w:rPr>
                <w:rFonts w:ascii="Aptos Narrow" w:eastAsia="Times New Roman" w:hAnsi="Aptos Narrow" w:cs="Times New Roman"/>
                <w:color w:val="000000"/>
                <w:kern w:val="0"/>
                <w:lang w:val="en-US" w:eastAsia="es-MX"/>
                <w14:ligatures w14:val="none"/>
              </w:rPr>
              <w:t>(</w:t>
            </w:r>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 xml:space="preserve"> therapy" or "ayahuasca" or "iboga" or "</w:t>
            </w:r>
            <w:proofErr w:type="spellStart"/>
            <w:r w:rsidRPr="00CD25F8">
              <w:rPr>
                <w:rFonts w:ascii="Aptos Narrow" w:eastAsia="Times New Roman" w:hAnsi="Aptos Narrow" w:cs="Times New Roman"/>
                <w:color w:val="000000"/>
                <w:kern w:val="0"/>
                <w:lang w:val="en-US" w:eastAsia="es-MX"/>
                <w14:ligatures w14:val="none"/>
              </w:rPr>
              <w:t>mdma</w:t>
            </w:r>
            <w:proofErr w:type="spellEnd"/>
            <w:r w:rsidRPr="00CD25F8">
              <w:rPr>
                <w:rFonts w:ascii="Aptos Narrow" w:eastAsia="Times New Roman" w:hAnsi="Aptos Narrow" w:cs="Times New Roman"/>
                <w:color w:val="000000"/>
                <w:kern w:val="0"/>
                <w:lang w:val="en-US" w:eastAsia="es-MX"/>
                <w14:ligatures w14:val="none"/>
              </w:rPr>
              <w:t>"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or "mescaline" or "peyote"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xml:space="preserve"> therapy" or "lysergic" or "</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tw</w:t>
            </w:r>
            <w:proofErr w:type="spellEnd"/>
            <w:r w:rsidRPr="00CD25F8">
              <w:rPr>
                <w:rFonts w:ascii="Aptos Narrow" w:eastAsia="Times New Roman" w:hAnsi="Aptos Narrow" w:cs="Times New Roman"/>
                <w:color w:val="000000"/>
                <w:kern w:val="0"/>
                <w:lang w:val="en-US" w:eastAsia="es-MX"/>
                <w14:ligatures w14:val="none"/>
              </w:rPr>
              <w:t>.</w:t>
            </w:r>
            <w:r w:rsidRPr="000F480C">
              <w:rPr>
                <w:rFonts w:ascii="Aptos Narrow" w:eastAsia="Times New Roman" w:hAnsi="Aptos Narrow" w:cs="Times New Roman"/>
                <w:color w:val="000000"/>
                <w:kern w:val="0"/>
                <w:lang w:val="en-US" w:eastAsia="es-MX"/>
                <w14:ligatures w14:val="none"/>
              </w:rPr>
              <w:t>) or (</w:t>
            </w:r>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 xml:space="preserve"> therapy" or "ayahuasca" or "iboga" or "</w:t>
            </w:r>
            <w:proofErr w:type="spellStart"/>
            <w:r w:rsidRPr="00CD25F8">
              <w:rPr>
                <w:rFonts w:ascii="Aptos Narrow" w:eastAsia="Times New Roman" w:hAnsi="Aptos Narrow" w:cs="Times New Roman"/>
                <w:color w:val="000000"/>
                <w:kern w:val="0"/>
                <w:lang w:val="en-US" w:eastAsia="es-MX"/>
                <w14:ligatures w14:val="none"/>
              </w:rPr>
              <w:t>mdma</w:t>
            </w:r>
            <w:proofErr w:type="spellEnd"/>
            <w:r w:rsidRPr="00CD25F8">
              <w:rPr>
                <w:rFonts w:ascii="Aptos Narrow" w:eastAsia="Times New Roman" w:hAnsi="Aptos Narrow" w:cs="Times New Roman"/>
                <w:color w:val="000000"/>
                <w:kern w:val="0"/>
                <w:lang w:val="en-US" w:eastAsia="es-MX"/>
                <w14:ligatures w14:val="none"/>
              </w:rPr>
              <w:t>"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or "mescaline" or "peyote"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xml:space="preserve"> therapy" or "lysergic" or "</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").kw.</w:t>
            </w:r>
            <w:r w:rsidRPr="000F480C">
              <w:rPr>
                <w:rFonts w:ascii="Aptos Narrow" w:eastAsia="Times New Roman" w:hAnsi="Aptos Narrow" w:cs="Times New Roman"/>
                <w:color w:val="000000"/>
                <w:kern w:val="0"/>
                <w:lang w:val="en-US" w:eastAsia="es-MX"/>
                <w14:ligatures w14:val="none"/>
              </w:rPr>
              <w:t>)</w:t>
            </w:r>
            <w:r w:rsidRPr="00F20523">
              <w:rPr>
                <w:rFonts w:ascii="Aptos Narrow" w:eastAsia="Times New Roman" w:hAnsi="Aptos Narrow" w:cs="Times New Roman"/>
                <w:color w:val="000000"/>
                <w:kern w:val="0"/>
                <w:lang w:val="en-US" w:eastAsia="es-MX"/>
                <w14:ligatures w14:val="none"/>
              </w:rPr>
              <w:t>)</w:t>
            </w:r>
          </w:p>
        </w:tc>
        <w:tc>
          <w:tcPr>
            <w:tcW w:w="870" w:type="dxa"/>
            <w:noWrap/>
            <w:hideMark/>
          </w:tcPr>
          <w:p w14:paraId="680FC3FB" w14:textId="73B127A6" w:rsidR="00A36B31" w:rsidRPr="007B432E" w:rsidRDefault="00A36B31" w:rsidP="00A36B31">
            <w:pPr>
              <w:jc w:val="right"/>
              <w:rPr>
                <w:rFonts w:ascii="Aptos Narrow" w:eastAsia="Times New Roman" w:hAnsi="Aptos Narrow" w:cs="Times New Roman"/>
                <w:color w:val="000000"/>
                <w:kern w:val="0"/>
                <w:lang w:val="en-US" w:eastAsia="es-MX"/>
                <w14:ligatures w14:val="none"/>
              </w:rPr>
            </w:pPr>
            <w:r>
              <w:rPr>
                <w:rFonts w:ascii="Aptos Narrow" w:eastAsia="Times New Roman" w:hAnsi="Aptos Narrow" w:cs="Times New Roman"/>
                <w:color w:val="000000"/>
                <w:kern w:val="0"/>
                <w:lang w:val="es-MX" w:eastAsia="es-MX"/>
                <w14:ligatures w14:val="none"/>
              </w:rPr>
              <w:t>159</w:t>
            </w:r>
          </w:p>
        </w:tc>
      </w:tr>
    </w:tbl>
    <w:p w14:paraId="5DB24615" w14:textId="77777777" w:rsidR="00801964" w:rsidRDefault="00801964" w:rsidP="008A4BB3">
      <w:pPr>
        <w:rPr>
          <w:rFonts w:ascii="Arial" w:hAnsi="Arial" w:cs="Arial"/>
          <w:b/>
          <w:bCs/>
          <w:sz w:val="20"/>
          <w:szCs w:val="20"/>
          <w:lang w:val="en-US"/>
        </w:rPr>
      </w:pPr>
    </w:p>
    <w:p w14:paraId="788EA918" w14:textId="77777777" w:rsidR="00FD427D" w:rsidRDefault="00FD427D" w:rsidP="008A4BB3">
      <w:pPr>
        <w:rPr>
          <w:rFonts w:ascii="Arial" w:hAnsi="Arial" w:cs="Arial"/>
          <w:b/>
          <w:bCs/>
          <w:sz w:val="20"/>
          <w:szCs w:val="20"/>
          <w:lang w:val="en-US"/>
        </w:rPr>
      </w:pPr>
    </w:p>
    <w:p w14:paraId="78B76235" w14:textId="77777777" w:rsidR="00FD427D" w:rsidRDefault="00FD427D" w:rsidP="008A4BB3">
      <w:pPr>
        <w:rPr>
          <w:rFonts w:ascii="Arial" w:hAnsi="Arial" w:cs="Arial"/>
          <w:b/>
          <w:bCs/>
          <w:sz w:val="20"/>
          <w:szCs w:val="20"/>
          <w:lang w:val="en-US"/>
        </w:rPr>
      </w:pPr>
    </w:p>
    <w:p w14:paraId="3C561AC1" w14:textId="77777777" w:rsidR="00FD427D" w:rsidRDefault="00FD427D" w:rsidP="008A4BB3">
      <w:pPr>
        <w:rPr>
          <w:rFonts w:ascii="Arial" w:hAnsi="Arial" w:cs="Arial"/>
          <w:b/>
          <w:bCs/>
          <w:sz w:val="20"/>
          <w:szCs w:val="20"/>
          <w:lang w:val="en-US"/>
        </w:rPr>
      </w:pPr>
    </w:p>
    <w:p w14:paraId="008E3E2A" w14:textId="77777777" w:rsidR="00FD427D" w:rsidRDefault="00FD427D" w:rsidP="008A4BB3">
      <w:pPr>
        <w:rPr>
          <w:rFonts w:ascii="Arial" w:hAnsi="Arial" w:cs="Arial"/>
          <w:b/>
          <w:bCs/>
          <w:sz w:val="20"/>
          <w:szCs w:val="20"/>
          <w:lang w:val="en-US"/>
        </w:rPr>
      </w:pPr>
    </w:p>
    <w:p w14:paraId="570A368D" w14:textId="09F02B1A" w:rsidR="00B52C61" w:rsidRPr="00801964" w:rsidRDefault="00B52C61" w:rsidP="008A4BB3">
      <w:pPr>
        <w:rPr>
          <w:rFonts w:ascii="Arial" w:hAnsi="Arial" w:cs="Arial"/>
          <w:b/>
          <w:bCs/>
          <w:sz w:val="20"/>
          <w:szCs w:val="20"/>
          <w:lang w:val="en-US"/>
        </w:rPr>
      </w:pPr>
      <w:r w:rsidRPr="00801964">
        <w:rPr>
          <w:rFonts w:ascii="Arial" w:hAnsi="Arial" w:cs="Arial"/>
          <w:b/>
          <w:bCs/>
          <w:sz w:val="20"/>
          <w:szCs w:val="20"/>
          <w:lang w:val="en-US"/>
        </w:rPr>
        <w:t>THE WEB OF SIENCE Sat Jul 11</w:t>
      </w:r>
      <w:proofErr w:type="gramStart"/>
      <w:r w:rsidRPr="00801964">
        <w:rPr>
          <w:rFonts w:ascii="Arial" w:hAnsi="Arial" w:cs="Arial"/>
          <w:b/>
          <w:bCs/>
          <w:sz w:val="20"/>
          <w:szCs w:val="20"/>
          <w:lang w:val="en-US"/>
        </w:rPr>
        <w:t xml:space="preserve"> 2026</w:t>
      </w:r>
      <w:proofErr w:type="gramEnd"/>
      <w:r w:rsidRPr="00801964">
        <w:rPr>
          <w:rFonts w:ascii="Arial" w:hAnsi="Arial" w:cs="Arial"/>
          <w:b/>
          <w:bCs/>
          <w:sz w:val="20"/>
          <w:szCs w:val="20"/>
          <w:lang w:val="en-US"/>
        </w:rPr>
        <w:t xml:space="preserve"> 08:09:22-08:37:58 GMT-0600 (hora </w:t>
      </w:r>
      <w:proofErr w:type="spellStart"/>
      <w:r w:rsidRPr="00801964">
        <w:rPr>
          <w:rFonts w:ascii="Arial" w:hAnsi="Arial" w:cs="Arial"/>
          <w:b/>
          <w:bCs/>
          <w:sz w:val="20"/>
          <w:szCs w:val="20"/>
          <w:lang w:val="en-US"/>
        </w:rPr>
        <w:t>estándar</w:t>
      </w:r>
      <w:proofErr w:type="spellEnd"/>
      <w:r w:rsidRPr="00801964">
        <w:rPr>
          <w:rFonts w:ascii="Arial" w:hAnsi="Arial" w:cs="Arial"/>
          <w:b/>
          <w:bCs/>
          <w:sz w:val="20"/>
          <w:szCs w:val="20"/>
          <w:lang w:val="en-US"/>
        </w:rPr>
        <w:t xml:space="preserve"> central)</w:t>
      </w:r>
    </w:p>
    <w:p w14:paraId="7FDDF664" w14:textId="6EF277E4"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WOS: 1900 to 2026</w:t>
      </w:r>
    </w:p>
    <w:p w14:paraId="0142609B" w14:textId="57618A30"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BIOABS: 1993 to 2026</w:t>
      </w:r>
    </w:p>
    <w:p w14:paraId="6A80BA9A" w14:textId="2CB428EE"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CCC: 1998 to 2026</w:t>
      </w:r>
    </w:p>
    <w:p w14:paraId="67838ACC" w14:textId="3730291F"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DIIDW: 1966 to 2019</w:t>
      </w:r>
    </w:p>
    <w:p w14:paraId="3C70AC25" w14:textId="79AFA767"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GRANTS: 1953 to 2026</w:t>
      </w:r>
    </w:p>
    <w:p w14:paraId="4988E0D5" w14:textId="53293161"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KJD: 1980 to 2026</w:t>
      </w:r>
    </w:p>
    <w:p w14:paraId="2326199B" w14:textId="3A82E8D7"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PPRN: 1991 to 2026</w:t>
      </w:r>
    </w:p>
    <w:p w14:paraId="07B11B11" w14:textId="7D708163"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PQDT: 1637 to 2026</w:t>
      </w:r>
    </w:p>
    <w:p w14:paraId="306800CB" w14:textId="1E82F8BB"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RC: 2015 to 2026</w:t>
      </w:r>
    </w:p>
    <w:p w14:paraId="20F32644" w14:textId="6A46AC96"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SCIELO: 2002 to 2026</w:t>
      </w:r>
    </w:p>
    <w:p w14:paraId="276CDF60" w14:textId="6CA504D9" w:rsidR="009E6DCE" w:rsidRPr="00801964" w:rsidRDefault="00997AEA" w:rsidP="00801964">
      <w:pPr>
        <w:pStyle w:val="Prrafodelista"/>
        <w:numPr>
          <w:ilvl w:val="0"/>
          <w:numId w:val="18"/>
        </w:numPr>
        <w:rPr>
          <w:rFonts w:ascii="Arial" w:hAnsi="Arial" w:cs="Arial"/>
          <w:sz w:val="20"/>
          <w:szCs w:val="20"/>
          <w:lang w:val="en-US"/>
        </w:rPr>
      </w:pPr>
      <w:r w:rsidRPr="00997AEA">
        <w:rPr>
          <w:rFonts w:ascii="Arial" w:hAnsi="Arial" w:cs="Arial"/>
          <w:sz w:val="20"/>
          <w:szCs w:val="20"/>
          <w:lang w:val="en-US"/>
        </w:rPr>
        <w:t>ZOOREC: 1976 to 2026</w:t>
      </w:r>
    </w:p>
    <w:tbl>
      <w:tblPr>
        <w:tblStyle w:val="Tablaconcuadrcula"/>
        <w:tblW w:w="9352" w:type="dxa"/>
        <w:tblLook w:val="04A0" w:firstRow="1" w:lastRow="0" w:firstColumn="1" w:lastColumn="0" w:noHBand="0" w:noVBand="1"/>
      </w:tblPr>
      <w:tblGrid>
        <w:gridCol w:w="3114"/>
        <w:gridCol w:w="5367"/>
        <w:gridCol w:w="871"/>
      </w:tblGrid>
      <w:tr w:rsidR="009E6DCE" w:rsidRPr="005F46DF" w14:paraId="5A4A0D5A" w14:textId="77777777" w:rsidTr="006F782A">
        <w:trPr>
          <w:trHeight w:val="300"/>
        </w:trPr>
        <w:tc>
          <w:tcPr>
            <w:tcW w:w="3114" w:type="dxa"/>
            <w:noWrap/>
            <w:hideMark/>
          </w:tcPr>
          <w:p w14:paraId="3E4E8789" w14:textId="77777777" w:rsidR="009E6DCE" w:rsidRPr="005F46DF" w:rsidRDefault="009E6DCE">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Filters</w:t>
            </w:r>
            <w:proofErr w:type="spellEnd"/>
          </w:p>
        </w:tc>
        <w:tc>
          <w:tcPr>
            <w:tcW w:w="5367" w:type="dxa"/>
            <w:noWrap/>
            <w:hideMark/>
          </w:tcPr>
          <w:p w14:paraId="65B26304" w14:textId="77777777" w:rsidR="009E6DCE" w:rsidRPr="005F46DF" w:rsidRDefault="009E6DCE">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 xml:space="preserve">Search </w:t>
            </w:r>
            <w:proofErr w:type="spellStart"/>
            <w:r w:rsidRPr="005F46DF">
              <w:rPr>
                <w:rFonts w:ascii="Aptos Narrow" w:eastAsia="Times New Roman" w:hAnsi="Aptos Narrow" w:cs="Times New Roman"/>
                <w:color w:val="000000"/>
                <w:kern w:val="0"/>
                <w:lang w:val="es-MX" w:eastAsia="es-MX"/>
                <w14:ligatures w14:val="none"/>
              </w:rPr>
              <w:t>Details</w:t>
            </w:r>
            <w:proofErr w:type="spellEnd"/>
          </w:p>
        </w:tc>
        <w:tc>
          <w:tcPr>
            <w:tcW w:w="871" w:type="dxa"/>
            <w:noWrap/>
            <w:hideMark/>
          </w:tcPr>
          <w:p w14:paraId="078D7EE7" w14:textId="77777777" w:rsidR="009E6DCE" w:rsidRPr="005F46DF" w:rsidRDefault="009E6DCE">
            <w:pPr>
              <w:rPr>
                <w:rFonts w:ascii="Aptos Narrow" w:eastAsia="Times New Roman" w:hAnsi="Aptos Narrow" w:cs="Times New Roman"/>
                <w:color w:val="000000"/>
                <w:kern w:val="0"/>
                <w:lang w:val="es-MX" w:eastAsia="es-MX"/>
                <w14:ligatures w14:val="none"/>
              </w:rPr>
            </w:pPr>
            <w:proofErr w:type="spellStart"/>
            <w:r w:rsidRPr="005F46DF">
              <w:rPr>
                <w:rFonts w:ascii="Aptos Narrow" w:eastAsia="Times New Roman" w:hAnsi="Aptos Narrow" w:cs="Times New Roman"/>
                <w:color w:val="000000"/>
                <w:kern w:val="0"/>
                <w:lang w:val="es-MX" w:eastAsia="es-MX"/>
                <w14:ligatures w14:val="none"/>
              </w:rPr>
              <w:t>Results</w:t>
            </w:r>
            <w:proofErr w:type="spellEnd"/>
          </w:p>
        </w:tc>
      </w:tr>
      <w:tr w:rsidR="006F782A" w:rsidRPr="007B432E" w14:paraId="3487C000" w14:textId="77777777" w:rsidTr="006F782A">
        <w:trPr>
          <w:trHeight w:val="300"/>
        </w:trPr>
        <w:tc>
          <w:tcPr>
            <w:tcW w:w="3114" w:type="dxa"/>
            <w:noWrap/>
            <w:hideMark/>
          </w:tcPr>
          <w:p w14:paraId="0556B379" w14:textId="77777777" w:rsidR="006F782A" w:rsidRDefault="006F782A" w:rsidP="006F782A">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Publication Years</w:t>
            </w:r>
          </w:p>
          <w:p w14:paraId="475994D1" w14:textId="433FCA58" w:rsidR="006F782A" w:rsidRDefault="006F782A" w:rsidP="006F782A">
            <w:pPr>
              <w:rPr>
                <w:rFonts w:ascii="Calibri" w:eastAsia="Times New Roman" w:hAnsi="Calibri" w:cs="Calibri"/>
                <w:color w:val="000000"/>
                <w:kern w:val="0"/>
                <w:sz w:val="24"/>
                <w:szCs w:val="24"/>
                <w:lang w:val="en-US" w:eastAsia="es-MX"/>
                <w14:ligatures w14:val="none"/>
              </w:rPr>
            </w:pPr>
            <w:r w:rsidRPr="00431A82">
              <w:rPr>
                <w:rFonts w:ascii="Calibri" w:eastAsia="Times New Roman" w:hAnsi="Calibri" w:cs="Calibri"/>
                <w:color w:val="000000"/>
                <w:kern w:val="0"/>
                <w:sz w:val="24"/>
                <w:szCs w:val="24"/>
                <w:highlight w:val="yellow"/>
                <w:lang w:val="en-US" w:eastAsia="es-MX"/>
                <w14:ligatures w14:val="none"/>
              </w:rPr>
              <w:t>Open Access</w:t>
            </w:r>
          </w:p>
          <w:p w14:paraId="1E87C2E5" w14:textId="01427A59" w:rsidR="006F782A" w:rsidRDefault="006F782A" w:rsidP="006F782A">
            <w:pPr>
              <w:rPr>
                <w:rFonts w:ascii="Calibri" w:eastAsia="Times New Roman" w:hAnsi="Calibri" w:cs="Calibri"/>
                <w:color w:val="000000"/>
                <w:kern w:val="0"/>
                <w:sz w:val="24"/>
                <w:szCs w:val="24"/>
                <w:lang w:val="en-US" w:eastAsia="es-MX"/>
                <w14:ligatures w14:val="none"/>
              </w:rPr>
            </w:pPr>
            <w:proofErr w:type="spellStart"/>
            <w:r w:rsidRPr="00EF17D7">
              <w:rPr>
                <w:rFonts w:ascii="Calibri" w:eastAsia="Times New Roman" w:hAnsi="Calibri" w:cs="Calibri"/>
                <w:color w:val="000000"/>
                <w:kern w:val="0"/>
                <w:sz w:val="24"/>
                <w:szCs w:val="24"/>
                <w:lang w:val="en-US" w:eastAsia="es-MX"/>
                <w14:ligatures w14:val="none"/>
              </w:rPr>
              <w:t>MeSH</w:t>
            </w:r>
            <w:proofErr w:type="spellEnd"/>
            <w:r w:rsidRPr="00EF17D7">
              <w:rPr>
                <w:rFonts w:ascii="Calibri" w:eastAsia="Times New Roman" w:hAnsi="Calibri" w:cs="Calibri"/>
                <w:color w:val="000000"/>
                <w:kern w:val="0"/>
                <w:sz w:val="24"/>
                <w:szCs w:val="24"/>
                <w:lang w:val="en-US" w:eastAsia="es-MX"/>
                <w14:ligatures w14:val="none"/>
              </w:rPr>
              <w:t xml:space="preserve"> Headings</w:t>
            </w:r>
          </w:p>
          <w:p w14:paraId="682B2634" w14:textId="68604430" w:rsidR="006F782A" w:rsidRDefault="006F782A" w:rsidP="006F782A">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Major Concepts</w:t>
            </w:r>
          </w:p>
          <w:p w14:paraId="452A4FB6" w14:textId="46D8988B" w:rsidR="006F782A" w:rsidRPr="005F46DF" w:rsidRDefault="006F782A" w:rsidP="006F782A">
            <w:pPr>
              <w:rPr>
                <w:rFonts w:ascii="Aptos Narrow" w:eastAsia="Times New Roman" w:hAnsi="Aptos Narrow" w:cs="Times New Roman"/>
                <w:color w:val="000000"/>
                <w:kern w:val="0"/>
                <w:lang w:val="en-US" w:eastAsia="es-MX"/>
                <w14:ligatures w14:val="none"/>
              </w:rPr>
            </w:pPr>
            <w:r w:rsidRPr="00EF17D7">
              <w:rPr>
                <w:rFonts w:ascii="Calibri" w:eastAsia="Times New Roman" w:hAnsi="Calibri" w:cs="Calibri"/>
                <w:color w:val="000000"/>
                <w:kern w:val="0"/>
                <w:sz w:val="24"/>
                <w:szCs w:val="24"/>
                <w:lang w:val="en-US" w:eastAsia="es-MX"/>
                <w14:ligatures w14:val="none"/>
              </w:rPr>
              <w:t>Exclude – Document Types</w:t>
            </w:r>
          </w:p>
        </w:tc>
        <w:tc>
          <w:tcPr>
            <w:tcW w:w="5367" w:type="dxa"/>
            <w:noWrap/>
            <w:hideMark/>
          </w:tcPr>
          <w:p w14:paraId="0340C40D" w14:textId="1378E6D3" w:rsidR="006F782A" w:rsidRPr="005F46DF" w:rsidRDefault="006F782A" w:rsidP="006F782A">
            <w:pPr>
              <w:rPr>
                <w:rFonts w:ascii="Aptos Narrow" w:eastAsia="Times New Roman" w:hAnsi="Aptos Narrow" w:cs="Times New Roman"/>
                <w:color w:val="000000"/>
                <w:kern w:val="0"/>
                <w:lang w:val="en-US" w:eastAsia="es-MX"/>
                <w14:ligatures w14:val="none"/>
              </w:rPr>
            </w:pPr>
            <w:r>
              <w:rPr>
                <w:rFonts w:ascii="Arial" w:hAnsi="Arial" w:cs="Arial"/>
                <w:sz w:val="20"/>
                <w:szCs w:val="20"/>
                <w:lang w:val="en-US"/>
              </w:rPr>
              <w:t>(</w:t>
            </w:r>
            <w:r w:rsidRPr="005F33DC">
              <w:rPr>
                <w:rFonts w:ascii="Arial" w:hAnsi="Arial" w:cs="Arial"/>
                <w:sz w:val="20"/>
                <w:szCs w:val="20"/>
                <w:lang w:val="en-US"/>
              </w:rPr>
              <w:t>(((TS=(psilocybin therapy )) OR TS=(psilocybin assisted therapy)) OR (TI=(psilocybin) OR TI=(</w:t>
            </w:r>
            <w:proofErr w:type="spellStart"/>
            <w:r w:rsidRPr="005F33DC">
              <w:rPr>
                <w:rFonts w:ascii="Arial" w:hAnsi="Arial" w:cs="Arial"/>
                <w:sz w:val="20"/>
                <w:szCs w:val="20"/>
                <w:lang w:val="en-US"/>
              </w:rPr>
              <w:t>psilocybe</w:t>
            </w:r>
            <w:proofErr w:type="spellEnd"/>
            <w:r w:rsidRPr="005F33DC">
              <w:rPr>
                <w:rFonts w:ascii="Arial" w:hAnsi="Arial" w:cs="Arial"/>
                <w:sz w:val="20"/>
                <w:szCs w:val="20"/>
                <w:lang w:val="en-US"/>
              </w:rPr>
              <w:t>) OR TI=("</w:t>
            </w:r>
            <w:proofErr w:type="spellStart"/>
            <w:r w:rsidRPr="005F33DC">
              <w:rPr>
                <w:rFonts w:ascii="Arial" w:hAnsi="Arial" w:cs="Arial"/>
                <w:sz w:val="20"/>
                <w:szCs w:val="20"/>
                <w:lang w:val="en-US"/>
              </w:rPr>
              <w:t>psilocibin</w:t>
            </w:r>
            <w:proofErr w:type="spellEnd"/>
            <w:r w:rsidRPr="005F33DC">
              <w:rPr>
                <w:rFonts w:ascii="Arial" w:hAnsi="Arial" w:cs="Arial"/>
                <w:sz w:val="20"/>
                <w:szCs w:val="20"/>
                <w:lang w:val="en-US"/>
              </w:rPr>
              <w:t>") OR AB=(psilocybin) OR AB=(</w:t>
            </w:r>
            <w:proofErr w:type="spellStart"/>
            <w:r w:rsidRPr="005F33DC">
              <w:rPr>
                <w:rFonts w:ascii="Arial" w:hAnsi="Arial" w:cs="Arial"/>
                <w:sz w:val="20"/>
                <w:szCs w:val="20"/>
                <w:lang w:val="en-US"/>
              </w:rPr>
              <w:t>psilocybe</w:t>
            </w:r>
            <w:proofErr w:type="spellEnd"/>
            <w:r w:rsidRPr="005F33DC">
              <w:rPr>
                <w:rFonts w:ascii="Arial" w:hAnsi="Arial" w:cs="Arial"/>
                <w:sz w:val="20"/>
                <w:szCs w:val="20"/>
                <w:lang w:val="en-US"/>
              </w:rPr>
              <w:t>) OR AB=("</w:t>
            </w:r>
            <w:proofErr w:type="spellStart"/>
            <w:r w:rsidRPr="005F33DC">
              <w:rPr>
                <w:rFonts w:ascii="Arial" w:hAnsi="Arial" w:cs="Arial"/>
                <w:sz w:val="20"/>
                <w:szCs w:val="20"/>
                <w:lang w:val="en-US"/>
              </w:rPr>
              <w:t>psilocibin</w:t>
            </w:r>
            <w:proofErr w:type="spellEnd"/>
            <w:r w:rsidRPr="005F33DC">
              <w:rPr>
                <w:rFonts w:ascii="Arial" w:hAnsi="Arial" w:cs="Arial"/>
                <w:sz w:val="20"/>
                <w:szCs w:val="20"/>
                <w:lang w:val="en-US"/>
              </w:rPr>
              <w:t>"))) AND (((TS=("depression and anxiety")) OR TS=(dysthymia)) OR (TI=("depression") OR TI=("depressive") OR TI=("anxiety") OR AB=("depression") OR AB=("depressive") OR AB=("anxiety"))</w:t>
            </w:r>
            <w:r>
              <w:rPr>
                <w:rFonts w:ascii="Arial" w:hAnsi="Arial" w:cs="Arial"/>
                <w:sz w:val="20"/>
                <w:szCs w:val="20"/>
                <w:lang w:val="en-US"/>
              </w:rPr>
              <w:t xml:space="preserve"> NOT (</w:t>
            </w:r>
            <w:r w:rsidRPr="00EF17D7">
              <w:rPr>
                <w:rFonts w:ascii="Calibri" w:eastAsia="Times New Roman" w:hAnsi="Calibri" w:cs="Calibri"/>
                <w:color w:val="000000"/>
                <w:kern w:val="0"/>
                <w:sz w:val="24"/>
                <w:szCs w:val="24"/>
                <w:lang w:val="en-US" w:eastAsia="es-MX"/>
                <w14:ligatures w14:val="none"/>
              </w:rPr>
              <w:t>((TI=("systematic review")) OR TI=(meta-analysis)) OR TI=("</w:t>
            </w:r>
            <w:proofErr w:type="spellStart"/>
            <w:r w:rsidRPr="00EF17D7">
              <w:rPr>
                <w:rFonts w:ascii="Calibri" w:eastAsia="Times New Roman" w:hAnsi="Calibri" w:cs="Calibri"/>
                <w:color w:val="000000"/>
                <w:kern w:val="0"/>
                <w:sz w:val="24"/>
                <w:szCs w:val="24"/>
                <w:lang w:val="en-US" w:eastAsia="es-MX"/>
                <w14:ligatures w14:val="none"/>
              </w:rPr>
              <w:t>metaanalysis</w:t>
            </w:r>
            <w:proofErr w:type="spellEnd"/>
            <w:r w:rsidRPr="00EF17D7">
              <w:rPr>
                <w:rFonts w:ascii="Calibri" w:eastAsia="Times New Roman" w:hAnsi="Calibri" w:cs="Calibri"/>
                <w:color w:val="000000"/>
                <w:kern w:val="0"/>
                <w:sz w:val="24"/>
                <w:szCs w:val="24"/>
                <w:lang w:val="en-US" w:eastAsia="es-MX"/>
                <w14:ligatures w14:val="none"/>
              </w:rPr>
              <w:t xml:space="preserve">") </w:t>
            </w:r>
            <w:r>
              <w:rPr>
                <w:rFonts w:ascii="Arial" w:hAnsi="Arial" w:cs="Arial"/>
                <w:sz w:val="20"/>
                <w:szCs w:val="20"/>
                <w:lang w:val="en-US"/>
              </w:rPr>
              <w:t>)</w:t>
            </w:r>
            <w:r w:rsidRPr="005F33DC">
              <w:rPr>
                <w:rFonts w:ascii="Arial" w:hAnsi="Arial" w:cs="Arial"/>
                <w:sz w:val="20"/>
                <w:szCs w:val="20"/>
                <w:lang w:val="en-US"/>
              </w:rPr>
              <w:t>)</w:t>
            </w:r>
          </w:p>
        </w:tc>
        <w:tc>
          <w:tcPr>
            <w:tcW w:w="871" w:type="dxa"/>
            <w:noWrap/>
            <w:hideMark/>
          </w:tcPr>
          <w:p w14:paraId="66ADCC69" w14:textId="027CECE2" w:rsidR="006F782A" w:rsidRPr="007B432E" w:rsidRDefault="006F782A" w:rsidP="006F782A">
            <w:pPr>
              <w:jc w:val="right"/>
              <w:rPr>
                <w:rFonts w:ascii="Aptos Narrow" w:eastAsia="Times New Roman" w:hAnsi="Aptos Narrow" w:cs="Times New Roman"/>
                <w:color w:val="000000"/>
                <w:kern w:val="0"/>
                <w:lang w:val="en-US" w:eastAsia="es-MX"/>
                <w14:ligatures w14:val="none"/>
              </w:rPr>
            </w:pPr>
            <w:r w:rsidRPr="00EF17D7">
              <w:rPr>
                <w:rFonts w:ascii="Calibri" w:eastAsia="Times New Roman" w:hAnsi="Calibri" w:cs="Calibri"/>
                <w:color w:val="000000"/>
                <w:kern w:val="0"/>
                <w:sz w:val="24"/>
                <w:szCs w:val="24"/>
                <w:lang w:val="en-US" w:eastAsia="es-MX"/>
                <w14:ligatures w14:val="none"/>
              </w:rPr>
              <w:t>139</w:t>
            </w:r>
          </w:p>
        </w:tc>
      </w:tr>
    </w:tbl>
    <w:p w14:paraId="1251BEE5" w14:textId="77777777" w:rsidR="00720040" w:rsidRDefault="00720040" w:rsidP="00720040">
      <w:pPr>
        <w:ind w:left="360"/>
        <w:rPr>
          <w:rFonts w:ascii="Arial" w:hAnsi="Arial" w:cs="Arial"/>
          <w:sz w:val="20"/>
          <w:szCs w:val="20"/>
          <w:lang w:val="en-US"/>
        </w:rPr>
      </w:pPr>
    </w:p>
    <w:p w14:paraId="738E8AF6" w14:textId="4E1FA9B4" w:rsidR="009E6257" w:rsidRDefault="009E6257" w:rsidP="009E6257">
      <w:pPr>
        <w:rPr>
          <w:rFonts w:ascii="Arial" w:hAnsi="Arial" w:cs="Arial"/>
          <w:sz w:val="20"/>
          <w:szCs w:val="20"/>
          <w:lang w:val="en-US"/>
        </w:rPr>
      </w:pPr>
    </w:p>
    <w:p w14:paraId="33E78A15" w14:textId="77777777" w:rsidR="009E6257" w:rsidRDefault="009E6257" w:rsidP="009E6257">
      <w:pPr>
        <w:rPr>
          <w:rFonts w:ascii="Arial" w:hAnsi="Arial" w:cs="Arial"/>
          <w:sz w:val="20"/>
          <w:szCs w:val="20"/>
          <w:lang w:val="en-US"/>
        </w:rPr>
      </w:pPr>
    </w:p>
    <w:p w14:paraId="77B7E74A" w14:textId="77777777" w:rsidR="009E6257" w:rsidRDefault="009E6257" w:rsidP="009E6257">
      <w:pPr>
        <w:rPr>
          <w:rFonts w:ascii="Arial" w:hAnsi="Arial" w:cs="Arial"/>
          <w:sz w:val="20"/>
          <w:szCs w:val="20"/>
          <w:lang w:val="en-US"/>
        </w:rPr>
      </w:pPr>
    </w:p>
    <w:p w14:paraId="3275DFEB" w14:textId="77777777" w:rsidR="009E6257" w:rsidRPr="00503ECD" w:rsidRDefault="009E6257" w:rsidP="009E6257">
      <w:pPr>
        <w:rPr>
          <w:del w:id="0" w:author="Estefania Aranda Rosas" w:date="2026-08-25T22:20:00Z" w16du:dateUtc="2026-08-26T04:20:00Z"/>
          <w:rFonts w:ascii="Arial" w:hAnsi="Arial" w:cs="Arial"/>
          <w:b/>
          <w:bCs/>
          <w:sz w:val="20"/>
          <w:szCs w:val="20"/>
          <w:lang w:val="en-US"/>
        </w:rPr>
      </w:pPr>
    </w:p>
    <w:p w14:paraId="6F1C0C31" w14:textId="77777777" w:rsidR="009E6257" w:rsidRPr="00503ECD" w:rsidRDefault="009E6257" w:rsidP="009E6257">
      <w:pPr>
        <w:rPr>
          <w:del w:id="1" w:author="Estefania Aranda Rosas" w:date="2026-08-25T22:20:00Z" w16du:dateUtc="2026-08-26T04:20:00Z"/>
          <w:rFonts w:ascii="Arial" w:hAnsi="Arial" w:cs="Arial"/>
          <w:b/>
          <w:bCs/>
          <w:sz w:val="20"/>
          <w:szCs w:val="20"/>
          <w:lang w:val="en-US"/>
        </w:rPr>
      </w:pPr>
    </w:p>
    <w:p w14:paraId="220C9B21" w14:textId="77777777" w:rsidR="009E6257" w:rsidRDefault="009E6257" w:rsidP="009E6257">
      <w:pPr>
        <w:rPr>
          <w:rFonts w:ascii="Arial" w:hAnsi="Arial" w:cs="Arial"/>
          <w:b/>
          <w:bCs/>
          <w:sz w:val="20"/>
          <w:szCs w:val="20"/>
        </w:rPr>
      </w:pPr>
      <w:r>
        <w:rPr>
          <w:rFonts w:ascii="Arial" w:hAnsi="Arial" w:cs="Arial"/>
          <w:b/>
          <w:bCs/>
          <w:sz w:val="20"/>
          <w:szCs w:val="20"/>
        </w:rPr>
        <w:t xml:space="preserve">Apéndice: </w:t>
      </w:r>
    </w:p>
    <w:p w14:paraId="58A8070C" w14:textId="77777777" w:rsidR="009E6257" w:rsidRPr="007F43B8" w:rsidRDefault="009E6257" w:rsidP="009E6257">
      <w:pPr>
        <w:rPr>
          <w:rFonts w:ascii="Arial" w:hAnsi="Arial" w:cs="Arial"/>
          <w:sz w:val="20"/>
          <w:szCs w:val="20"/>
          <w:lang w:val="es-MX"/>
        </w:rPr>
      </w:pPr>
      <w:r>
        <w:rPr>
          <w:rFonts w:ascii="Arial" w:hAnsi="Arial" w:cs="Arial"/>
          <w:b/>
          <w:bCs/>
          <w:sz w:val="20"/>
          <w:szCs w:val="20"/>
        </w:rPr>
        <w:lastRenderedPageBreak/>
        <w:t>B</w:t>
      </w:r>
      <w:r w:rsidRPr="00DA01F6">
        <w:rPr>
          <w:rFonts w:ascii="Arial" w:hAnsi="Arial" w:cs="Arial"/>
          <w:b/>
          <w:bCs/>
          <w:sz w:val="20"/>
          <w:szCs w:val="20"/>
        </w:rPr>
        <w:t>úsqueda</w:t>
      </w:r>
      <w:r>
        <w:rPr>
          <w:rFonts w:ascii="Arial" w:hAnsi="Arial" w:cs="Arial"/>
          <w:b/>
          <w:bCs/>
          <w:sz w:val="20"/>
          <w:szCs w:val="20"/>
        </w:rPr>
        <w:t xml:space="preserve"> en MEDLINE por PUBMED </w:t>
      </w:r>
      <w:r w:rsidRPr="00886E62">
        <w:rPr>
          <w:rFonts w:ascii="Arial" w:hAnsi="Arial" w:cs="Arial"/>
          <w:b/>
          <w:bCs/>
          <w:sz w:val="20"/>
          <w:szCs w:val="20"/>
        </w:rPr>
        <w:t>6:44:48 a.m. a 6:53:49 a.m. el día 02/07/2026</w:t>
      </w:r>
    </w:p>
    <w:tbl>
      <w:tblPr>
        <w:tblStyle w:val="Tablaconcuadrculaclara"/>
        <w:tblW w:w="9344" w:type="dxa"/>
        <w:tblLook w:val="04A0" w:firstRow="1" w:lastRow="0" w:firstColumn="1" w:lastColumn="0" w:noHBand="0" w:noVBand="1"/>
      </w:tblPr>
      <w:tblGrid>
        <w:gridCol w:w="895"/>
        <w:gridCol w:w="7246"/>
        <w:gridCol w:w="1203"/>
      </w:tblGrid>
      <w:tr w:rsidR="009E6257" w:rsidRPr="005A24EE" w14:paraId="72FF685C" w14:textId="77777777">
        <w:trPr>
          <w:trHeight w:val="453"/>
        </w:trPr>
        <w:tc>
          <w:tcPr>
            <w:tcW w:w="704" w:type="dxa"/>
            <w:hideMark/>
          </w:tcPr>
          <w:p w14:paraId="41232AD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 xml:space="preserve">Search </w:t>
            </w:r>
            <w:proofErr w:type="spellStart"/>
            <w:r w:rsidRPr="005A24EE">
              <w:rPr>
                <w:rFonts w:ascii="Arial" w:hAnsi="Arial" w:cs="Arial"/>
                <w:sz w:val="20"/>
                <w:szCs w:val="20"/>
                <w:lang w:val="es-MX"/>
              </w:rPr>
              <w:t>number</w:t>
            </w:r>
            <w:proofErr w:type="spellEnd"/>
          </w:p>
        </w:tc>
        <w:tc>
          <w:tcPr>
            <w:tcW w:w="7437" w:type="dxa"/>
            <w:hideMark/>
          </w:tcPr>
          <w:p w14:paraId="7D2EEE3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Query</w:t>
            </w:r>
          </w:p>
        </w:tc>
        <w:tc>
          <w:tcPr>
            <w:tcW w:w="0" w:type="auto"/>
            <w:hideMark/>
          </w:tcPr>
          <w:p w14:paraId="0C74AC37" w14:textId="77777777" w:rsidR="009E6257" w:rsidRPr="005A24EE" w:rsidRDefault="009E6257">
            <w:pPr>
              <w:rPr>
                <w:rFonts w:ascii="Arial" w:hAnsi="Arial" w:cs="Arial"/>
                <w:sz w:val="20"/>
                <w:szCs w:val="20"/>
                <w:lang w:val="es-MX"/>
              </w:rPr>
            </w:pPr>
            <w:proofErr w:type="spellStart"/>
            <w:r w:rsidRPr="005A24EE">
              <w:rPr>
                <w:rFonts w:ascii="Arial" w:hAnsi="Arial" w:cs="Arial"/>
                <w:sz w:val="20"/>
                <w:szCs w:val="20"/>
                <w:lang w:val="es-MX"/>
              </w:rPr>
              <w:t>Results</w:t>
            </w:r>
            <w:proofErr w:type="spellEnd"/>
          </w:p>
        </w:tc>
      </w:tr>
      <w:tr w:rsidR="009E6257" w:rsidRPr="005A24EE" w14:paraId="42DA5CE8" w14:textId="77777777">
        <w:trPr>
          <w:trHeight w:val="315"/>
        </w:trPr>
        <w:tc>
          <w:tcPr>
            <w:tcW w:w="704" w:type="dxa"/>
            <w:hideMark/>
          </w:tcPr>
          <w:p w14:paraId="4B537BF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w:t>
            </w:r>
          </w:p>
        </w:tc>
        <w:tc>
          <w:tcPr>
            <w:tcW w:w="7437" w:type="dxa"/>
            <w:hideMark/>
          </w:tcPr>
          <w:p w14:paraId="5CC7BE5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psilocyb</w:t>
            </w:r>
            <w:proofErr w:type="spellEnd"/>
            <w:r w:rsidRPr="005A24EE">
              <w:rPr>
                <w:rFonts w:ascii="Arial" w:hAnsi="Arial" w:cs="Arial"/>
                <w:sz w:val="20"/>
                <w:szCs w:val="20"/>
                <w:lang w:val="es-MX"/>
              </w:rPr>
              <w:t>*"[Title/</w:t>
            </w:r>
            <w:proofErr w:type="spellStart"/>
            <w:r w:rsidRPr="005A24EE">
              <w:rPr>
                <w:rFonts w:ascii="Arial" w:hAnsi="Arial" w:cs="Arial"/>
                <w:sz w:val="20"/>
                <w:szCs w:val="20"/>
                <w:lang w:val="es-MX"/>
              </w:rPr>
              <w:t>Abstract</w:t>
            </w:r>
            <w:proofErr w:type="spellEnd"/>
            <w:r w:rsidRPr="005A24EE">
              <w:rPr>
                <w:rFonts w:ascii="Arial" w:hAnsi="Arial" w:cs="Arial"/>
                <w:sz w:val="20"/>
                <w:szCs w:val="20"/>
                <w:lang w:val="es-MX"/>
              </w:rPr>
              <w:t>]</w:t>
            </w:r>
          </w:p>
        </w:tc>
        <w:tc>
          <w:tcPr>
            <w:tcW w:w="0" w:type="auto"/>
            <w:hideMark/>
          </w:tcPr>
          <w:p w14:paraId="75DD38D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2,888</w:t>
            </w:r>
          </w:p>
        </w:tc>
      </w:tr>
      <w:tr w:rsidR="009E6257" w:rsidRPr="005A24EE" w14:paraId="7E7F1943" w14:textId="77777777">
        <w:trPr>
          <w:trHeight w:val="315"/>
        </w:trPr>
        <w:tc>
          <w:tcPr>
            <w:tcW w:w="704" w:type="dxa"/>
            <w:hideMark/>
          </w:tcPr>
          <w:p w14:paraId="4E2B112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w:t>
            </w:r>
          </w:p>
        </w:tc>
        <w:tc>
          <w:tcPr>
            <w:tcW w:w="7437" w:type="dxa"/>
            <w:hideMark/>
          </w:tcPr>
          <w:p w14:paraId="653E4CC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depressi</w:t>
            </w:r>
            <w:proofErr w:type="spellEnd"/>
            <w:r w:rsidRPr="005A24EE">
              <w:rPr>
                <w:rFonts w:ascii="Arial" w:hAnsi="Arial" w:cs="Arial"/>
                <w:sz w:val="20"/>
                <w:szCs w:val="20"/>
                <w:lang w:val="es-MX"/>
              </w:rPr>
              <w:t>*"[Title/</w:t>
            </w:r>
            <w:proofErr w:type="spellStart"/>
            <w:r w:rsidRPr="005A24EE">
              <w:rPr>
                <w:rFonts w:ascii="Arial" w:hAnsi="Arial" w:cs="Arial"/>
                <w:sz w:val="20"/>
                <w:szCs w:val="20"/>
                <w:lang w:val="es-MX"/>
              </w:rPr>
              <w:t>Abstract</w:t>
            </w:r>
            <w:proofErr w:type="spellEnd"/>
            <w:r w:rsidRPr="005A24EE">
              <w:rPr>
                <w:rFonts w:ascii="Arial" w:hAnsi="Arial" w:cs="Arial"/>
                <w:sz w:val="20"/>
                <w:szCs w:val="20"/>
                <w:lang w:val="es-MX"/>
              </w:rPr>
              <w:t>]</w:t>
            </w:r>
          </w:p>
        </w:tc>
        <w:tc>
          <w:tcPr>
            <w:tcW w:w="0" w:type="auto"/>
            <w:hideMark/>
          </w:tcPr>
          <w:p w14:paraId="221443F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602,461</w:t>
            </w:r>
          </w:p>
        </w:tc>
      </w:tr>
      <w:tr w:rsidR="009E6257" w:rsidRPr="005A24EE" w14:paraId="10225B7C" w14:textId="77777777">
        <w:trPr>
          <w:trHeight w:val="315"/>
        </w:trPr>
        <w:tc>
          <w:tcPr>
            <w:tcW w:w="704" w:type="dxa"/>
            <w:hideMark/>
          </w:tcPr>
          <w:p w14:paraId="6CF91FB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w:t>
            </w:r>
          </w:p>
        </w:tc>
        <w:tc>
          <w:tcPr>
            <w:tcW w:w="7437" w:type="dxa"/>
            <w:hideMark/>
          </w:tcPr>
          <w:p w14:paraId="2C41A8F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anxiety</w:t>
            </w:r>
            <w:proofErr w:type="spellEnd"/>
            <w:r w:rsidRPr="005A24EE">
              <w:rPr>
                <w:rFonts w:ascii="Arial" w:hAnsi="Arial" w:cs="Arial"/>
                <w:sz w:val="20"/>
                <w:szCs w:val="20"/>
                <w:lang w:val="es-MX"/>
              </w:rPr>
              <w:t>*"[Title/</w:t>
            </w:r>
            <w:proofErr w:type="spellStart"/>
            <w:r w:rsidRPr="005A24EE">
              <w:rPr>
                <w:rFonts w:ascii="Arial" w:hAnsi="Arial" w:cs="Arial"/>
                <w:sz w:val="20"/>
                <w:szCs w:val="20"/>
                <w:lang w:val="es-MX"/>
              </w:rPr>
              <w:t>Abstract</w:t>
            </w:r>
            <w:proofErr w:type="spellEnd"/>
            <w:r w:rsidRPr="005A24EE">
              <w:rPr>
                <w:rFonts w:ascii="Arial" w:hAnsi="Arial" w:cs="Arial"/>
                <w:sz w:val="20"/>
                <w:szCs w:val="20"/>
                <w:lang w:val="es-MX"/>
              </w:rPr>
              <w:t>]</w:t>
            </w:r>
          </w:p>
        </w:tc>
        <w:tc>
          <w:tcPr>
            <w:tcW w:w="0" w:type="auto"/>
            <w:hideMark/>
          </w:tcPr>
          <w:p w14:paraId="6DFCA3B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346,580</w:t>
            </w:r>
          </w:p>
        </w:tc>
      </w:tr>
      <w:tr w:rsidR="009E6257" w:rsidRPr="005A24EE" w14:paraId="0D3605B8" w14:textId="77777777">
        <w:trPr>
          <w:trHeight w:val="315"/>
        </w:trPr>
        <w:tc>
          <w:tcPr>
            <w:tcW w:w="704" w:type="dxa"/>
            <w:hideMark/>
          </w:tcPr>
          <w:p w14:paraId="111C650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4</w:t>
            </w:r>
          </w:p>
        </w:tc>
        <w:tc>
          <w:tcPr>
            <w:tcW w:w="7437" w:type="dxa"/>
            <w:hideMark/>
          </w:tcPr>
          <w:p w14:paraId="095BEA1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 OR #3</w:t>
            </w:r>
          </w:p>
        </w:tc>
        <w:tc>
          <w:tcPr>
            <w:tcW w:w="0" w:type="auto"/>
            <w:hideMark/>
          </w:tcPr>
          <w:p w14:paraId="262FA76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765,559</w:t>
            </w:r>
          </w:p>
        </w:tc>
      </w:tr>
      <w:tr w:rsidR="009E6257" w:rsidRPr="005A24EE" w14:paraId="00510B61" w14:textId="77777777">
        <w:trPr>
          <w:trHeight w:val="315"/>
        </w:trPr>
        <w:tc>
          <w:tcPr>
            <w:tcW w:w="704" w:type="dxa"/>
            <w:hideMark/>
          </w:tcPr>
          <w:p w14:paraId="6C861B8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5</w:t>
            </w:r>
          </w:p>
        </w:tc>
        <w:tc>
          <w:tcPr>
            <w:tcW w:w="7437" w:type="dxa"/>
            <w:hideMark/>
          </w:tcPr>
          <w:p w14:paraId="6FDA6F3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 AND #4</w:t>
            </w:r>
          </w:p>
        </w:tc>
        <w:tc>
          <w:tcPr>
            <w:tcW w:w="0" w:type="auto"/>
            <w:hideMark/>
          </w:tcPr>
          <w:p w14:paraId="29E9904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1,098</w:t>
            </w:r>
          </w:p>
        </w:tc>
      </w:tr>
      <w:tr w:rsidR="009E6257" w:rsidRPr="005A24EE" w14:paraId="72257D2D" w14:textId="77777777">
        <w:trPr>
          <w:trHeight w:val="315"/>
        </w:trPr>
        <w:tc>
          <w:tcPr>
            <w:tcW w:w="704" w:type="dxa"/>
            <w:hideMark/>
          </w:tcPr>
          <w:p w14:paraId="402E26F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w:t>
            </w:r>
          </w:p>
        </w:tc>
        <w:tc>
          <w:tcPr>
            <w:tcW w:w="7437" w:type="dxa"/>
            <w:hideMark/>
          </w:tcPr>
          <w:p w14:paraId="459970F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psilocybin</w:t>
            </w:r>
            <w:proofErr w:type="spellEnd"/>
            <w:r w:rsidRPr="005A24EE">
              <w:rPr>
                <w:rFonts w:ascii="Arial" w:hAnsi="Arial" w:cs="Arial"/>
                <w:sz w:val="20"/>
                <w:szCs w:val="20"/>
                <w:lang w:val="es-MX"/>
              </w:rPr>
              <w:t xml:space="preserve">"[MeSH </w:t>
            </w:r>
            <w:proofErr w:type="spellStart"/>
            <w:r w:rsidRPr="005A24EE">
              <w:rPr>
                <w:rFonts w:ascii="Arial" w:hAnsi="Arial" w:cs="Arial"/>
                <w:sz w:val="20"/>
                <w:szCs w:val="20"/>
                <w:lang w:val="es-MX"/>
              </w:rPr>
              <w:t>Terms</w:t>
            </w:r>
            <w:proofErr w:type="spellEnd"/>
            <w:r w:rsidRPr="005A24EE">
              <w:rPr>
                <w:rFonts w:ascii="Arial" w:hAnsi="Arial" w:cs="Arial"/>
                <w:sz w:val="20"/>
                <w:szCs w:val="20"/>
                <w:lang w:val="es-MX"/>
              </w:rPr>
              <w:t>]</w:t>
            </w:r>
          </w:p>
        </w:tc>
        <w:tc>
          <w:tcPr>
            <w:tcW w:w="0" w:type="auto"/>
            <w:hideMark/>
          </w:tcPr>
          <w:p w14:paraId="2A90053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1,786</w:t>
            </w:r>
          </w:p>
        </w:tc>
      </w:tr>
      <w:tr w:rsidR="009E6257" w:rsidRPr="005A24EE" w14:paraId="7DF172AF" w14:textId="77777777">
        <w:trPr>
          <w:trHeight w:val="315"/>
        </w:trPr>
        <w:tc>
          <w:tcPr>
            <w:tcW w:w="704" w:type="dxa"/>
            <w:hideMark/>
          </w:tcPr>
          <w:p w14:paraId="234011E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w:t>
            </w:r>
          </w:p>
        </w:tc>
        <w:tc>
          <w:tcPr>
            <w:tcW w:w="7437" w:type="dxa"/>
            <w:hideMark/>
          </w:tcPr>
          <w:p w14:paraId="6BFB636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psilocybe</w:t>
            </w:r>
            <w:proofErr w:type="spellEnd"/>
            <w:r w:rsidRPr="005A24EE">
              <w:rPr>
                <w:rFonts w:ascii="Arial" w:hAnsi="Arial" w:cs="Arial"/>
                <w:sz w:val="20"/>
                <w:szCs w:val="20"/>
                <w:lang w:val="es-MX"/>
              </w:rPr>
              <w:t xml:space="preserve">"[MeSH </w:t>
            </w:r>
            <w:proofErr w:type="spellStart"/>
            <w:r w:rsidRPr="005A24EE">
              <w:rPr>
                <w:rFonts w:ascii="Arial" w:hAnsi="Arial" w:cs="Arial"/>
                <w:sz w:val="20"/>
                <w:szCs w:val="20"/>
                <w:lang w:val="es-MX"/>
              </w:rPr>
              <w:t>Terms</w:t>
            </w:r>
            <w:proofErr w:type="spellEnd"/>
            <w:r w:rsidRPr="005A24EE">
              <w:rPr>
                <w:rFonts w:ascii="Arial" w:hAnsi="Arial" w:cs="Arial"/>
                <w:sz w:val="20"/>
                <w:szCs w:val="20"/>
                <w:lang w:val="es-MX"/>
              </w:rPr>
              <w:t>]</w:t>
            </w:r>
          </w:p>
        </w:tc>
        <w:tc>
          <w:tcPr>
            <w:tcW w:w="0" w:type="auto"/>
            <w:hideMark/>
          </w:tcPr>
          <w:p w14:paraId="2621E8E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95</w:t>
            </w:r>
          </w:p>
        </w:tc>
      </w:tr>
      <w:tr w:rsidR="009E6257" w:rsidRPr="005A24EE" w14:paraId="092DBB2D" w14:textId="77777777">
        <w:trPr>
          <w:trHeight w:val="315"/>
        </w:trPr>
        <w:tc>
          <w:tcPr>
            <w:tcW w:w="704" w:type="dxa"/>
            <w:hideMark/>
          </w:tcPr>
          <w:p w14:paraId="32C9925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w:t>
            </w:r>
          </w:p>
        </w:tc>
        <w:tc>
          <w:tcPr>
            <w:tcW w:w="7437" w:type="dxa"/>
            <w:hideMark/>
          </w:tcPr>
          <w:p w14:paraId="79FF193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 OR #7</w:t>
            </w:r>
          </w:p>
        </w:tc>
        <w:tc>
          <w:tcPr>
            <w:tcW w:w="0" w:type="auto"/>
            <w:hideMark/>
          </w:tcPr>
          <w:p w14:paraId="4A786E5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1,821</w:t>
            </w:r>
          </w:p>
        </w:tc>
      </w:tr>
      <w:tr w:rsidR="009E6257" w:rsidRPr="005A24EE" w14:paraId="32ABD1B2" w14:textId="77777777">
        <w:trPr>
          <w:trHeight w:val="315"/>
        </w:trPr>
        <w:tc>
          <w:tcPr>
            <w:tcW w:w="704" w:type="dxa"/>
            <w:hideMark/>
          </w:tcPr>
          <w:p w14:paraId="3A72705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w:t>
            </w:r>
          </w:p>
        </w:tc>
        <w:tc>
          <w:tcPr>
            <w:tcW w:w="7437" w:type="dxa"/>
            <w:hideMark/>
          </w:tcPr>
          <w:p w14:paraId="534C558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depression</w:t>
            </w:r>
            <w:proofErr w:type="spellEnd"/>
            <w:r w:rsidRPr="005A24EE">
              <w:rPr>
                <w:rFonts w:ascii="Arial" w:hAnsi="Arial" w:cs="Arial"/>
                <w:sz w:val="20"/>
                <w:szCs w:val="20"/>
                <w:lang w:val="es-MX"/>
              </w:rPr>
              <w:t xml:space="preserve">"[MeSH </w:t>
            </w:r>
            <w:proofErr w:type="spellStart"/>
            <w:r w:rsidRPr="005A24EE">
              <w:rPr>
                <w:rFonts w:ascii="Arial" w:hAnsi="Arial" w:cs="Arial"/>
                <w:sz w:val="20"/>
                <w:szCs w:val="20"/>
                <w:lang w:val="es-MX"/>
              </w:rPr>
              <w:t>Terms</w:t>
            </w:r>
            <w:proofErr w:type="spellEnd"/>
            <w:r w:rsidRPr="005A24EE">
              <w:rPr>
                <w:rFonts w:ascii="Arial" w:hAnsi="Arial" w:cs="Arial"/>
                <w:sz w:val="20"/>
                <w:szCs w:val="20"/>
                <w:lang w:val="es-MX"/>
              </w:rPr>
              <w:t>]</w:t>
            </w:r>
          </w:p>
        </w:tc>
        <w:tc>
          <w:tcPr>
            <w:tcW w:w="0" w:type="auto"/>
            <w:hideMark/>
          </w:tcPr>
          <w:p w14:paraId="327AF8E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183,667</w:t>
            </w:r>
          </w:p>
        </w:tc>
      </w:tr>
      <w:tr w:rsidR="009E6257" w:rsidRPr="005A24EE" w14:paraId="57600ECC" w14:textId="77777777">
        <w:trPr>
          <w:trHeight w:val="315"/>
        </w:trPr>
        <w:tc>
          <w:tcPr>
            <w:tcW w:w="704" w:type="dxa"/>
            <w:hideMark/>
          </w:tcPr>
          <w:p w14:paraId="0498655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10</w:t>
            </w:r>
          </w:p>
        </w:tc>
        <w:tc>
          <w:tcPr>
            <w:tcW w:w="7437" w:type="dxa"/>
            <w:hideMark/>
          </w:tcPr>
          <w:p w14:paraId="6574A5F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anxiety</w:t>
            </w:r>
            <w:proofErr w:type="spellEnd"/>
            <w:r w:rsidRPr="005A24EE">
              <w:rPr>
                <w:rFonts w:ascii="Arial" w:hAnsi="Arial" w:cs="Arial"/>
                <w:sz w:val="20"/>
                <w:szCs w:val="20"/>
                <w:lang w:val="es-MX"/>
              </w:rPr>
              <w:t xml:space="preserve">"[MeSH </w:t>
            </w:r>
            <w:proofErr w:type="spellStart"/>
            <w:r w:rsidRPr="005A24EE">
              <w:rPr>
                <w:rFonts w:ascii="Arial" w:hAnsi="Arial" w:cs="Arial"/>
                <w:sz w:val="20"/>
                <w:szCs w:val="20"/>
                <w:lang w:val="es-MX"/>
              </w:rPr>
              <w:t>Terms</w:t>
            </w:r>
            <w:proofErr w:type="spellEnd"/>
            <w:r w:rsidRPr="005A24EE">
              <w:rPr>
                <w:rFonts w:ascii="Arial" w:hAnsi="Arial" w:cs="Arial"/>
                <w:sz w:val="20"/>
                <w:szCs w:val="20"/>
                <w:lang w:val="es-MX"/>
              </w:rPr>
              <w:t>]</w:t>
            </w:r>
          </w:p>
        </w:tc>
        <w:tc>
          <w:tcPr>
            <w:tcW w:w="0" w:type="auto"/>
            <w:hideMark/>
          </w:tcPr>
          <w:p w14:paraId="47104CD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137,364</w:t>
            </w:r>
          </w:p>
        </w:tc>
      </w:tr>
      <w:tr w:rsidR="009E6257" w:rsidRPr="005A24EE" w14:paraId="4503CB85" w14:textId="77777777">
        <w:trPr>
          <w:trHeight w:val="315"/>
        </w:trPr>
        <w:tc>
          <w:tcPr>
            <w:tcW w:w="704" w:type="dxa"/>
            <w:hideMark/>
          </w:tcPr>
          <w:p w14:paraId="1B24814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w:t>
            </w:r>
          </w:p>
        </w:tc>
        <w:tc>
          <w:tcPr>
            <w:tcW w:w="7437" w:type="dxa"/>
            <w:hideMark/>
          </w:tcPr>
          <w:p w14:paraId="62803A1D"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 OR #10</w:t>
            </w:r>
          </w:p>
        </w:tc>
        <w:tc>
          <w:tcPr>
            <w:tcW w:w="0" w:type="auto"/>
            <w:hideMark/>
          </w:tcPr>
          <w:p w14:paraId="6C4242A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271,107</w:t>
            </w:r>
          </w:p>
        </w:tc>
      </w:tr>
      <w:tr w:rsidR="009E6257" w:rsidRPr="005A24EE" w14:paraId="1C480F3D" w14:textId="77777777">
        <w:trPr>
          <w:trHeight w:val="315"/>
        </w:trPr>
        <w:tc>
          <w:tcPr>
            <w:tcW w:w="704" w:type="dxa"/>
            <w:hideMark/>
          </w:tcPr>
          <w:p w14:paraId="3DA398D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12</w:t>
            </w:r>
          </w:p>
        </w:tc>
        <w:tc>
          <w:tcPr>
            <w:tcW w:w="7437" w:type="dxa"/>
            <w:hideMark/>
          </w:tcPr>
          <w:p w14:paraId="482B3CA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 AND #11</w:t>
            </w:r>
          </w:p>
        </w:tc>
        <w:tc>
          <w:tcPr>
            <w:tcW w:w="0" w:type="auto"/>
            <w:hideMark/>
          </w:tcPr>
          <w:p w14:paraId="3DC3D17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208</w:t>
            </w:r>
          </w:p>
        </w:tc>
      </w:tr>
      <w:tr w:rsidR="009E6257" w:rsidRPr="005A24EE" w14:paraId="0D83058B" w14:textId="77777777">
        <w:trPr>
          <w:trHeight w:val="315"/>
        </w:trPr>
        <w:tc>
          <w:tcPr>
            <w:tcW w:w="704" w:type="dxa"/>
            <w:hideMark/>
          </w:tcPr>
          <w:p w14:paraId="137D497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w:t>
            </w:r>
          </w:p>
        </w:tc>
        <w:tc>
          <w:tcPr>
            <w:tcW w:w="7437" w:type="dxa"/>
            <w:hideMark/>
          </w:tcPr>
          <w:p w14:paraId="487722F5"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#5 OR #12</w:t>
            </w:r>
          </w:p>
        </w:tc>
        <w:tc>
          <w:tcPr>
            <w:tcW w:w="0" w:type="auto"/>
            <w:hideMark/>
          </w:tcPr>
          <w:p w14:paraId="1D84DF9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1,123</w:t>
            </w:r>
          </w:p>
        </w:tc>
      </w:tr>
      <w:tr w:rsidR="009E6257" w:rsidRPr="005A24EE" w14:paraId="58CA8AC0" w14:textId="77777777">
        <w:trPr>
          <w:trHeight w:val="315"/>
        </w:trPr>
        <w:tc>
          <w:tcPr>
            <w:tcW w:w="704" w:type="dxa"/>
            <w:hideMark/>
          </w:tcPr>
          <w:p w14:paraId="76785CDD" w14:textId="77777777" w:rsidR="009E6257" w:rsidRPr="005A24EE" w:rsidRDefault="009E6257">
            <w:pPr>
              <w:rPr>
                <w:rFonts w:ascii="Arial" w:hAnsi="Arial" w:cs="Arial"/>
                <w:sz w:val="20"/>
                <w:szCs w:val="20"/>
                <w:lang w:val="es-MX"/>
              </w:rPr>
            </w:pPr>
            <w:r w:rsidRPr="00285332">
              <w:rPr>
                <w:rFonts w:ascii="Arial" w:hAnsi="Arial" w:cs="Arial"/>
                <w:sz w:val="20"/>
                <w:szCs w:val="20"/>
                <w:lang w:val="es-MX"/>
              </w:rPr>
              <w:t>14</w:t>
            </w:r>
            <w:r>
              <w:rPr>
                <w:rFonts w:ascii="Arial" w:hAnsi="Arial" w:cs="Arial"/>
                <w:sz w:val="20"/>
                <w:szCs w:val="20"/>
                <w:lang w:val="en-US"/>
              </w:rPr>
              <w:t xml:space="preserve"> </w:t>
            </w:r>
            <w:r>
              <w:rPr>
                <w:rFonts w:ascii="Arial" w:hAnsi="Arial" w:cs="Arial"/>
                <w:sz w:val="20"/>
                <w:szCs w:val="20"/>
                <w:lang w:val="en-US"/>
              </w:rPr>
              <w:fldChar w:fldCharType="begin"/>
            </w:r>
            <w:r>
              <w:rPr>
                <w:rFonts w:ascii="Arial" w:hAnsi="Arial" w:cs="Arial"/>
                <w:sz w:val="20"/>
                <w:szCs w:val="20"/>
                <w:lang w:val="en-US"/>
              </w:rPr>
              <w:instrText xml:space="preserve"> ADDIN ZOTERO_ITEM CSL_CITATION {"citationID":"HPe5EJ52","properties":{"unsorted":false,"formattedCitation":"[1]","plainCitation":"[1]","noteIndex":0},"citationItems":[{"id":386,"uris":["http://zotero.org/users/20506681/items/GXMJ8VUI"],"itemData":{"id":386,"type":"article-journal","language":"es","source":"Zotero","title":"Buscar en MEDLINE con PubMed","author":[{"family":"Guitián","given":"Carlos González"}]}}],"schema":"https://github.com/citation-style-language/schema/raw/master/csl-citation.json"} </w:instrText>
            </w:r>
            <w:r>
              <w:rPr>
                <w:rFonts w:ascii="Arial" w:hAnsi="Arial" w:cs="Arial"/>
                <w:sz w:val="20"/>
                <w:szCs w:val="20"/>
                <w:lang w:val="en-US"/>
              </w:rPr>
              <w:fldChar w:fldCharType="separate"/>
            </w:r>
            <w:r w:rsidRPr="007055CE">
              <w:rPr>
                <w:rFonts w:ascii="Arial" w:hAnsi="Arial" w:cs="Arial"/>
                <w:sz w:val="20"/>
                <w:lang w:val="en-US"/>
              </w:rPr>
              <w:t>[1]</w:t>
            </w:r>
            <w:r>
              <w:rPr>
                <w:rFonts w:ascii="Arial" w:hAnsi="Arial" w:cs="Arial"/>
                <w:sz w:val="20"/>
                <w:szCs w:val="20"/>
                <w:lang w:val="en-US"/>
              </w:rPr>
              <w:fldChar w:fldCharType="end"/>
            </w:r>
          </w:p>
        </w:tc>
        <w:tc>
          <w:tcPr>
            <w:tcW w:w="7437" w:type="dxa"/>
            <w:hideMark/>
          </w:tcPr>
          <w:p w14:paraId="028F9368" w14:textId="77777777" w:rsidR="009E6257" w:rsidRPr="005A24EE" w:rsidRDefault="009E6257">
            <w:pPr>
              <w:rPr>
                <w:rFonts w:ascii="Arial" w:hAnsi="Arial" w:cs="Arial"/>
                <w:sz w:val="20"/>
                <w:szCs w:val="20"/>
                <w:lang w:val="en-US"/>
              </w:rPr>
            </w:pPr>
            <w:r w:rsidRPr="005A24EE">
              <w:rPr>
                <w:rFonts w:ascii="Arial" w:hAnsi="Arial" w:cs="Arial"/>
                <w:sz w:val="20"/>
                <w:szCs w:val="20"/>
                <w:lang w:val="en-US"/>
              </w:rPr>
              <w:t>(</w:t>
            </w:r>
            <w:proofErr w:type="gramStart"/>
            <w:r w:rsidRPr="005A24EE">
              <w:rPr>
                <w:rFonts w:ascii="Arial" w:hAnsi="Arial" w:cs="Arial"/>
                <w:sz w:val="20"/>
                <w:szCs w:val="20"/>
                <w:lang w:val="en-US"/>
              </w:rPr>
              <w:t>therapy[</w:t>
            </w:r>
            <w:proofErr w:type="gramEnd"/>
            <w:r w:rsidRPr="005A24EE">
              <w:rPr>
                <w:rFonts w:ascii="Arial" w:hAnsi="Arial" w:cs="Arial"/>
                <w:sz w:val="20"/>
                <w:szCs w:val="20"/>
                <w:lang w:val="en-US"/>
              </w:rPr>
              <w:t xml:space="preserve">Subheading] OR </w:t>
            </w:r>
            <w:proofErr w:type="gramStart"/>
            <w:r w:rsidRPr="005A24EE">
              <w:rPr>
                <w:rFonts w:ascii="Arial" w:hAnsi="Arial" w:cs="Arial"/>
                <w:sz w:val="20"/>
                <w:szCs w:val="20"/>
                <w:lang w:val="en-US"/>
              </w:rPr>
              <w:t>treatment[</w:t>
            </w:r>
            <w:proofErr w:type="gramEnd"/>
            <w:r w:rsidRPr="005A24EE">
              <w:rPr>
                <w:rFonts w:ascii="Arial" w:hAnsi="Arial" w:cs="Arial"/>
                <w:sz w:val="20"/>
                <w:szCs w:val="20"/>
                <w:lang w:val="en-US"/>
              </w:rPr>
              <w:t>Text Word] OR treatment outcome OR investigational therapies)</w:t>
            </w:r>
          </w:p>
        </w:tc>
        <w:tc>
          <w:tcPr>
            <w:tcW w:w="0" w:type="auto"/>
            <w:hideMark/>
          </w:tcPr>
          <w:p w14:paraId="5916BFD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11,173,692</w:t>
            </w:r>
          </w:p>
        </w:tc>
      </w:tr>
      <w:tr w:rsidR="009E6257" w:rsidRPr="005A24EE" w14:paraId="574704C4" w14:textId="77777777">
        <w:trPr>
          <w:trHeight w:val="315"/>
        </w:trPr>
        <w:tc>
          <w:tcPr>
            <w:tcW w:w="704" w:type="dxa"/>
            <w:hideMark/>
          </w:tcPr>
          <w:p w14:paraId="6D39CAF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15</w:t>
            </w:r>
          </w:p>
        </w:tc>
        <w:tc>
          <w:tcPr>
            <w:tcW w:w="7437" w:type="dxa"/>
            <w:hideMark/>
          </w:tcPr>
          <w:p w14:paraId="5D2BDF5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 AND #14</w:t>
            </w:r>
          </w:p>
        </w:tc>
        <w:tc>
          <w:tcPr>
            <w:tcW w:w="0" w:type="auto"/>
            <w:hideMark/>
          </w:tcPr>
          <w:p w14:paraId="7724BBD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892</w:t>
            </w:r>
          </w:p>
        </w:tc>
      </w:tr>
      <w:tr w:rsidR="009E6257" w:rsidRPr="005A24EE" w14:paraId="1290FA7F" w14:textId="77777777">
        <w:trPr>
          <w:trHeight w:val="315"/>
        </w:trPr>
        <w:tc>
          <w:tcPr>
            <w:tcW w:w="704" w:type="dxa"/>
            <w:hideMark/>
          </w:tcPr>
          <w:p w14:paraId="5A8EAF2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16</w:t>
            </w:r>
          </w:p>
        </w:tc>
        <w:tc>
          <w:tcPr>
            <w:tcW w:w="7437" w:type="dxa"/>
            <w:hideMark/>
          </w:tcPr>
          <w:p w14:paraId="2EE1CD0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w:t>
            </w:r>
            <w:proofErr w:type="spellStart"/>
            <w:r w:rsidRPr="005A24EE">
              <w:rPr>
                <w:rFonts w:ascii="Arial" w:hAnsi="Arial" w:cs="Arial"/>
                <w:sz w:val="20"/>
                <w:szCs w:val="20"/>
                <w:lang w:val="es-MX"/>
              </w:rPr>
              <w:t>systematic</w:t>
            </w:r>
            <w:proofErr w:type="spellEnd"/>
            <w:r w:rsidRPr="005A24EE">
              <w:rPr>
                <w:rFonts w:ascii="Arial" w:hAnsi="Arial" w:cs="Arial"/>
                <w:sz w:val="20"/>
                <w:szCs w:val="20"/>
                <w:lang w:val="es-MX"/>
              </w:rPr>
              <w:t xml:space="preserve"> </w:t>
            </w:r>
            <w:proofErr w:type="spellStart"/>
            <w:r w:rsidRPr="005A24EE">
              <w:rPr>
                <w:rFonts w:ascii="Arial" w:hAnsi="Arial" w:cs="Arial"/>
                <w:sz w:val="20"/>
                <w:szCs w:val="20"/>
                <w:lang w:val="es-MX"/>
              </w:rPr>
              <w:t>review</w:t>
            </w:r>
            <w:proofErr w:type="spellEnd"/>
            <w:r w:rsidRPr="005A24EE">
              <w:rPr>
                <w:rFonts w:ascii="Arial" w:hAnsi="Arial" w:cs="Arial"/>
                <w:sz w:val="20"/>
                <w:szCs w:val="20"/>
                <w:lang w:val="es-MX"/>
              </w:rPr>
              <w:t>"[</w:t>
            </w:r>
            <w:proofErr w:type="spellStart"/>
            <w:r w:rsidRPr="005A24EE">
              <w:rPr>
                <w:rFonts w:ascii="Arial" w:hAnsi="Arial" w:cs="Arial"/>
                <w:sz w:val="20"/>
                <w:szCs w:val="20"/>
                <w:lang w:val="es-MX"/>
              </w:rPr>
              <w:t>Publication</w:t>
            </w:r>
            <w:proofErr w:type="spellEnd"/>
            <w:r w:rsidRPr="005A24EE">
              <w:rPr>
                <w:rFonts w:ascii="Arial" w:hAnsi="Arial" w:cs="Arial"/>
                <w:sz w:val="20"/>
                <w:szCs w:val="20"/>
                <w:lang w:val="es-MX"/>
              </w:rPr>
              <w:t xml:space="preserve"> </w:t>
            </w:r>
            <w:proofErr w:type="spellStart"/>
            <w:r w:rsidRPr="005A24EE">
              <w:rPr>
                <w:rFonts w:ascii="Arial" w:hAnsi="Arial" w:cs="Arial"/>
                <w:sz w:val="20"/>
                <w:szCs w:val="20"/>
                <w:lang w:val="es-MX"/>
              </w:rPr>
              <w:t>Type</w:t>
            </w:r>
            <w:proofErr w:type="spellEnd"/>
            <w:r w:rsidRPr="005A24EE">
              <w:rPr>
                <w:rFonts w:ascii="Arial" w:hAnsi="Arial" w:cs="Arial"/>
                <w:sz w:val="20"/>
                <w:szCs w:val="20"/>
                <w:lang w:val="es-MX"/>
              </w:rPr>
              <w:t>]</w:t>
            </w:r>
          </w:p>
        </w:tc>
        <w:tc>
          <w:tcPr>
            <w:tcW w:w="0" w:type="auto"/>
            <w:hideMark/>
          </w:tcPr>
          <w:p w14:paraId="27841E7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337,274</w:t>
            </w:r>
          </w:p>
        </w:tc>
      </w:tr>
      <w:tr w:rsidR="009E6257" w:rsidRPr="005A24EE" w14:paraId="4D41AE28" w14:textId="77777777">
        <w:trPr>
          <w:trHeight w:val="315"/>
        </w:trPr>
        <w:tc>
          <w:tcPr>
            <w:tcW w:w="704" w:type="dxa"/>
            <w:hideMark/>
          </w:tcPr>
          <w:p w14:paraId="5EE6900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17</w:t>
            </w:r>
          </w:p>
        </w:tc>
        <w:tc>
          <w:tcPr>
            <w:tcW w:w="7437" w:type="dxa"/>
            <w:hideMark/>
          </w:tcPr>
          <w:p w14:paraId="4E2F8D9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 xml:space="preserve">"meta </w:t>
            </w:r>
            <w:proofErr w:type="spellStart"/>
            <w:r w:rsidRPr="005A24EE">
              <w:rPr>
                <w:rFonts w:ascii="Arial" w:hAnsi="Arial" w:cs="Arial"/>
                <w:sz w:val="20"/>
                <w:szCs w:val="20"/>
                <w:lang w:val="es-MX"/>
              </w:rPr>
              <w:t>analysis</w:t>
            </w:r>
            <w:proofErr w:type="spellEnd"/>
            <w:r w:rsidRPr="005A24EE">
              <w:rPr>
                <w:rFonts w:ascii="Arial" w:hAnsi="Arial" w:cs="Arial"/>
                <w:sz w:val="20"/>
                <w:szCs w:val="20"/>
                <w:lang w:val="es-MX"/>
              </w:rPr>
              <w:t>"[</w:t>
            </w:r>
            <w:proofErr w:type="spellStart"/>
            <w:r w:rsidRPr="005A24EE">
              <w:rPr>
                <w:rFonts w:ascii="Arial" w:hAnsi="Arial" w:cs="Arial"/>
                <w:sz w:val="20"/>
                <w:szCs w:val="20"/>
                <w:lang w:val="es-MX"/>
              </w:rPr>
              <w:t>Publication</w:t>
            </w:r>
            <w:proofErr w:type="spellEnd"/>
            <w:r w:rsidRPr="005A24EE">
              <w:rPr>
                <w:rFonts w:ascii="Arial" w:hAnsi="Arial" w:cs="Arial"/>
                <w:sz w:val="20"/>
                <w:szCs w:val="20"/>
                <w:lang w:val="es-MX"/>
              </w:rPr>
              <w:t xml:space="preserve"> </w:t>
            </w:r>
            <w:proofErr w:type="spellStart"/>
            <w:r w:rsidRPr="005A24EE">
              <w:rPr>
                <w:rFonts w:ascii="Arial" w:hAnsi="Arial" w:cs="Arial"/>
                <w:sz w:val="20"/>
                <w:szCs w:val="20"/>
                <w:lang w:val="es-MX"/>
              </w:rPr>
              <w:t>Type</w:t>
            </w:r>
            <w:proofErr w:type="spellEnd"/>
            <w:r w:rsidRPr="005A24EE">
              <w:rPr>
                <w:rFonts w:ascii="Arial" w:hAnsi="Arial" w:cs="Arial"/>
                <w:sz w:val="20"/>
                <w:szCs w:val="20"/>
                <w:lang w:val="es-MX"/>
              </w:rPr>
              <w:t>]</w:t>
            </w:r>
          </w:p>
        </w:tc>
        <w:tc>
          <w:tcPr>
            <w:tcW w:w="0" w:type="auto"/>
            <w:hideMark/>
          </w:tcPr>
          <w:p w14:paraId="1156E2A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238,702</w:t>
            </w:r>
          </w:p>
        </w:tc>
      </w:tr>
      <w:tr w:rsidR="009E6257" w:rsidRPr="005A24EE" w14:paraId="1E089B91" w14:textId="77777777">
        <w:trPr>
          <w:trHeight w:val="315"/>
        </w:trPr>
        <w:tc>
          <w:tcPr>
            <w:tcW w:w="704" w:type="dxa"/>
            <w:hideMark/>
          </w:tcPr>
          <w:p w14:paraId="6BC302A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w:t>
            </w:r>
          </w:p>
        </w:tc>
        <w:tc>
          <w:tcPr>
            <w:tcW w:w="7437" w:type="dxa"/>
            <w:hideMark/>
          </w:tcPr>
          <w:p w14:paraId="334AB85C" w14:textId="77777777" w:rsidR="009E6257" w:rsidRPr="005A24EE" w:rsidRDefault="009E6257">
            <w:pPr>
              <w:rPr>
                <w:rFonts w:ascii="Arial" w:hAnsi="Arial" w:cs="Arial"/>
                <w:sz w:val="20"/>
                <w:szCs w:val="20"/>
                <w:lang w:val="en-US"/>
              </w:rPr>
            </w:pPr>
            <w:r w:rsidRPr="005A24EE">
              <w:rPr>
                <w:rFonts w:ascii="Arial" w:hAnsi="Arial" w:cs="Arial"/>
                <w:sz w:val="20"/>
                <w:szCs w:val="20"/>
                <w:lang w:val="en-US"/>
              </w:rPr>
              <w:t>"</w:t>
            </w:r>
            <w:proofErr w:type="gramStart"/>
            <w:r w:rsidRPr="005A24EE">
              <w:rPr>
                <w:rFonts w:ascii="Arial" w:hAnsi="Arial" w:cs="Arial"/>
                <w:sz w:val="20"/>
                <w:szCs w:val="20"/>
                <w:lang w:val="en-US"/>
              </w:rPr>
              <w:t>clinical</w:t>
            </w:r>
            <w:proofErr w:type="gramEnd"/>
            <w:r w:rsidRPr="005A24EE">
              <w:rPr>
                <w:rFonts w:ascii="Arial" w:hAnsi="Arial" w:cs="Arial"/>
                <w:sz w:val="20"/>
                <w:szCs w:val="20"/>
                <w:lang w:val="en-US"/>
              </w:rPr>
              <w:t xml:space="preserve"> trial, phase </w:t>
            </w:r>
            <w:proofErr w:type="spellStart"/>
            <w:r w:rsidRPr="005A24EE">
              <w:rPr>
                <w:rFonts w:ascii="Arial" w:hAnsi="Arial" w:cs="Arial"/>
                <w:sz w:val="20"/>
                <w:szCs w:val="20"/>
                <w:lang w:val="en-US"/>
              </w:rPr>
              <w:t>i</w:t>
            </w:r>
            <w:proofErr w:type="spellEnd"/>
            <w:r w:rsidRPr="005A24EE">
              <w:rPr>
                <w:rFonts w:ascii="Arial" w:hAnsi="Arial" w:cs="Arial"/>
                <w:sz w:val="20"/>
                <w:szCs w:val="20"/>
                <w:lang w:val="en-US"/>
              </w:rPr>
              <w:t>"[Publication Type]</w:t>
            </w:r>
          </w:p>
        </w:tc>
        <w:tc>
          <w:tcPr>
            <w:tcW w:w="0" w:type="auto"/>
            <w:hideMark/>
          </w:tcPr>
          <w:p w14:paraId="548F71A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29,152</w:t>
            </w:r>
          </w:p>
        </w:tc>
      </w:tr>
      <w:tr w:rsidR="009E6257" w:rsidRPr="005A24EE" w14:paraId="1C1ED203" w14:textId="77777777">
        <w:trPr>
          <w:trHeight w:val="315"/>
        </w:trPr>
        <w:tc>
          <w:tcPr>
            <w:tcW w:w="704" w:type="dxa"/>
            <w:hideMark/>
          </w:tcPr>
          <w:p w14:paraId="4B44D97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19</w:t>
            </w:r>
          </w:p>
        </w:tc>
        <w:tc>
          <w:tcPr>
            <w:tcW w:w="7437" w:type="dxa"/>
            <w:hideMark/>
          </w:tcPr>
          <w:p w14:paraId="2B57E1F5"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#16 OR #17 OR #18</w:t>
            </w:r>
          </w:p>
        </w:tc>
        <w:tc>
          <w:tcPr>
            <w:tcW w:w="0" w:type="auto"/>
            <w:hideMark/>
          </w:tcPr>
          <w:p w14:paraId="6584362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455,876</w:t>
            </w:r>
          </w:p>
        </w:tc>
      </w:tr>
      <w:tr w:rsidR="009E6257" w:rsidRPr="005A24EE" w14:paraId="64980F89" w14:textId="77777777">
        <w:trPr>
          <w:trHeight w:val="315"/>
        </w:trPr>
        <w:tc>
          <w:tcPr>
            <w:tcW w:w="704" w:type="dxa"/>
            <w:hideMark/>
          </w:tcPr>
          <w:p w14:paraId="656B6E0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20</w:t>
            </w:r>
          </w:p>
        </w:tc>
        <w:tc>
          <w:tcPr>
            <w:tcW w:w="7437" w:type="dxa"/>
            <w:hideMark/>
          </w:tcPr>
          <w:p w14:paraId="656880B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#15 NOT #19</w:t>
            </w:r>
          </w:p>
        </w:tc>
        <w:tc>
          <w:tcPr>
            <w:tcW w:w="0" w:type="auto"/>
            <w:hideMark/>
          </w:tcPr>
          <w:p w14:paraId="751FEB7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793</w:t>
            </w:r>
          </w:p>
        </w:tc>
      </w:tr>
      <w:tr w:rsidR="009E6257" w:rsidRPr="005A24EE" w14:paraId="6380D152" w14:textId="77777777">
        <w:trPr>
          <w:trHeight w:val="315"/>
        </w:trPr>
        <w:tc>
          <w:tcPr>
            <w:tcW w:w="704" w:type="dxa"/>
            <w:hideMark/>
          </w:tcPr>
          <w:p w14:paraId="3898F1A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21</w:t>
            </w:r>
          </w:p>
        </w:tc>
        <w:tc>
          <w:tcPr>
            <w:tcW w:w="7437" w:type="dxa"/>
            <w:hideMark/>
          </w:tcPr>
          <w:p w14:paraId="5E7C842A" w14:textId="77777777" w:rsidR="009E6257" w:rsidRPr="00597E47" w:rsidRDefault="009E6257">
            <w:pPr>
              <w:rPr>
                <w:rFonts w:ascii="Arial" w:hAnsi="Arial" w:cs="Arial"/>
                <w:sz w:val="20"/>
                <w:szCs w:val="20"/>
                <w:lang w:val="en-US"/>
              </w:rPr>
            </w:pPr>
            <w:r>
              <w:rPr>
                <w:rFonts w:ascii="Arial" w:hAnsi="Arial" w:cs="Arial"/>
                <w:sz w:val="20"/>
                <w:szCs w:val="20"/>
                <w:lang w:val="en-US"/>
              </w:rPr>
              <w:t xml:space="preserve">LIMITES: </w:t>
            </w:r>
            <w:proofErr w:type="spellStart"/>
            <w:r w:rsidRPr="005A24EE">
              <w:rPr>
                <w:rFonts w:ascii="Arial" w:hAnsi="Arial" w:cs="Arial"/>
                <w:sz w:val="20"/>
                <w:szCs w:val="20"/>
                <w:lang w:val="es-MX"/>
              </w:rPr>
              <w:t>from</w:t>
            </w:r>
            <w:proofErr w:type="spellEnd"/>
            <w:r w:rsidRPr="005A24EE">
              <w:rPr>
                <w:rFonts w:ascii="Arial" w:hAnsi="Arial" w:cs="Arial"/>
                <w:sz w:val="20"/>
                <w:szCs w:val="20"/>
                <w:lang w:val="es-MX"/>
              </w:rPr>
              <w:t xml:space="preserve"> 2022 - 2026</w:t>
            </w:r>
          </w:p>
        </w:tc>
        <w:tc>
          <w:tcPr>
            <w:tcW w:w="0" w:type="auto"/>
            <w:hideMark/>
          </w:tcPr>
          <w:p w14:paraId="69E724E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623</w:t>
            </w:r>
          </w:p>
        </w:tc>
      </w:tr>
      <w:tr w:rsidR="009E6257" w:rsidRPr="005A24EE" w14:paraId="35D7D85E" w14:textId="77777777">
        <w:trPr>
          <w:trHeight w:val="315"/>
        </w:trPr>
        <w:tc>
          <w:tcPr>
            <w:tcW w:w="704" w:type="dxa"/>
            <w:hideMark/>
          </w:tcPr>
          <w:p w14:paraId="5FEB113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22</w:t>
            </w:r>
          </w:p>
        </w:tc>
        <w:tc>
          <w:tcPr>
            <w:tcW w:w="7437" w:type="dxa"/>
            <w:hideMark/>
          </w:tcPr>
          <w:p w14:paraId="5800C120" w14:textId="77777777" w:rsidR="009E6257" w:rsidRPr="00C95FAD" w:rsidRDefault="009E6257">
            <w:pPr>
              <w:rPr>
                <w:rFonts w:ascii="Arial" w:hAnsi="Arial" w:cs="Arial"/>
                <w:sz w:val="20"/>
                <w:szCs w:val="20"/>
                <w:lang w:val="en-US"/>
              </w:rPr>
            </w:pPr>
            <w:r>
              <w:rPr>
                <w:rFonts w:ascii="Arial" w:hAnsi="Arial" w:cs="Arial"/>
                <w:sz w:val="20"/>
                <w:szCs w:val="20"/>
                <w:lang w:val="en-US"/>
              </w:rPr>
              <w:t xml:space="preserve">LIMITES: </w:t>
            </w:r>
            <w:r w:rsidRPr="00C95FAD">
              <w:rPr>
                <w:rFonts w:ascii="Arial" w:hAnsi="Arial" w:cs="Arial"/>
                <w:sz w:val="20"/>
                <w:szCs w:val="20"/>
                <w:lang w:val="en-US"/>
              </w:rPr>
              <w:t>Free full text, from 2022 - 2026</w:t>
            </w:r>
          </w:p>
        </w:tc>
        <w:tc>
          <w:tcPr>
            <w:tcW w:w="0" w:type="auto"/>
            <w:hideMark/>
          </w:tcPr>
          <w:p w14:paraId="2FFDC76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367</w:t>
            </w:r>
          </w:p>
        </w:tc>
      </w:tr>
      <w:tr w:rsidR="009E6257" w:rsidRPr="005A24EE" w14:paraId="3457A100" w14:textId="77777777">
        <w:trPr>
          <w:trHeight w:val="315"/>
        </w:trPr>
        <w:tc>
          <w:tcPr>
            <w:tcW w:w="704" w:type="dxa"/>
            <w:hideMark/>
          </w:tcPr>
          <w:p w14:paraId="3494641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23</w:t>
            </w:r>
          </w:p>
        </w:tc>
        <w:tc>
          <w:tcPr>
            <w:tcW w:w="7437" w:type="dxa"/>
            <w:hideMark/>
          </w:tcPr>
          <w:p w14:paraId="3BD0AD4F" w14:textId="77777777" w:rsidR="009E6257" w:rsidRPr="005A24EE" w:rsidRDefault="009E6257">
            <w:pPr>
              <w:rPr>
                <w:rFonts w:ascii="Arial" w:hAnsi="Arial" w:cs="Arial"/>
                <w:sz w:val="20"/>
                <w:szCs w:val="20"/>
                <w:lang w:val="en-US"/>
              </w:rPr>
            </w:pPr>
            <w:r>
              <w:rPr>
                <w:rFonts w:ascii="Arial" w:hAnsi="Arial" w:cs="Arial"/>
                <w:sz w:val="20"/>
                <w:szCs w:val="20"/>
                <w:lang w:val="en-US"/>
              </w:rPr>
              <w:t xml:space="preserve">LIMITES: </w:t>
            </w:r>
            <w:r w:rsidRPr="005A24EE">
              <w:rPr>
                <w:rFonts w:ascii="Arial" w:hAnsi="Arial" w:cs="Arial"/>
                <w:sz w:val="20"/>
                <w:szCs w:val="20"/>
                <w:lang w:val="en-US"/>
              </w:rPr>
              <w:t>Free full text, Humans, from 2022 - 2026</w:t>
            </w:r>
          </w:p>
        </w:tc>
        <w:tc>
          <w:tcPr>
            <w:tcW w:w="0" w:type="auto"/>
            <w:hideMark/>
          </w:tcPr>
          <w:p w14:paraId="4F95793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189</w:t>
            </w:r>
          </w:p>
        </w:tc>
      </w:tr>
      <w:tr w:rsidR="009E6257" w:rsidRPr="005A24EE" w14:paraId="3A84A829" w14:textId="77777777">
        <w:trPr>
          <w:trHeight w:val="315"/>
        </w:trPr>
        <w:tc>
          <w:tcPr>
            <w:tcW w:w="704" w:type="dxa"/>
            <w:hideMark/>
          </w:tcPr>
          <w:p w14:paraId="20C8401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24</w:t>
            </w:r>
          </w:p>
        </w:tc>
        <w:tc>
          <w:tcPr>
            <w:tcW w:w="7437" w:type="dxa"/>
            <w:hideMark/>
          </w:tcPr>
          <w:p w14:paraId="3D4E6F18" w14:textId="77777777" w:rsidR="009E6257" w:rsidRPr="005A24EE" w:rsidRDefault="009E6257">
            <w:pPr>
              <w:rPr>
                <w:rFonts w:ascii="Arial" w:hAnsi="Arial" w:cs="Arial"/>
                <w:sz w:val="20"/>
                <w:szCs w:val="20"/>
                <w:lang w:val="en-US"/>
              </w:rPr>
            </w:pPr>
            <w:r>
              <w:rPr>
                <w:rFonts w:ascii="Arial" w:hAnsi="Arial" w:cs="Arial"/>
                <w:sz w:val="20"/>
                <w:szCs w:val="20"/>
                <w:lang w:val="en-US"/>
              </w:rPr>
              <w:t xml:space="preserve">LIMITES: </w:t>
            </w:r>
            <w:r w:rsidRPr="005A24EE">
              <w:rPr>
                <w:rFonts w:ascii="Arial" w:hAnsi="Arial" w:cs="Arial"/>
                <w:sz w:val="20"/>
                <w:szCs w:val="20"/>
                <w:lang w:val="en-US"/>
              </w:rPr>
              <w:t>Free full text, Humans, MEDLINE, from 2022 - 2026</w:t>
            </w:r>
          </w:p>
        </w:tc>
        <w:tc>
          <w:tcPr>
            <w:tcW w:w="0" w:type="auto"/>
            <w:hideMark/>
          </w:tcPr>
          <w:p w14:paraId="0508B7ED"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186</w:t>
            </w:r>
          </w:p>
        </w:tc>
      </w:tr>
    </w:tbl>
    <w:p w14:paraId="0E33F50E" w14:textId="77777777" w:rsidR="009E6257" w:rsidRDefault="009E6257" w:rsidP="009E6257">
      <w:pPr>
        <w:rPr>
          <w:rFonts w:ascii="Arial" w:hAnsi="Arial" w:cs="Arial"/>
          <w:sz w:val="20"/>
          <w:szCs w:val="20"/>
          <w:lang w:val="en-US"/>
        </w:rPr>
      </w:pPr>
    </w:p>
    <w:p w14:paraId="7A4CCA7D" w14:textId="77777777" w:rsidR="009E6257" w:rsidRPr="00132645" w:rsidRDefault="009E6257" w:rsidP="009E6257">
      <w:pPr>
        <w:rPr>
          <w:rFonts w:ascii="Arial" w:hAnsi="Arial" w:cs="Arial"/>
          <w:sz w:val="20"/>
          <w:szCs w:val="20"/>
          <w:lang w:val="es-MX"/>
        </w:rPr>
      </w:pPr>
      <w:proofErr w:type="spellStart"/>
      <w:r w:rsidRPr="00132645">
        <w:rPr>
          <w:rFonts w:ascii="Arial" w:hAnsi="Arial" w:cs="Arial"/>
          <w:sz w:val="20"/>
          <w:szCs w:val="20"/>
          <w:lang w:val="es-MX"/>
        </w:rPr>
        <w:t>Busqueda</w:t>
      </w:r>
      <w:proofErr w:type="spellEnd"/>
      <w:r w:rsidRPr="00132645">
        <w:rPr>
          <w:rFonts w:ascii="Arial" w:hAnsi="Arial" w:cs="Arial"/>
          <w:sz w:val="20"/>
          <w:szCs w:val="20"/>
          <w:lang w:val="es-MX"/>
        </w:rPr>
        <w:t xml:space="preserve"> realizada en OVID </w:t>
      </w:r>
      <w:r w:rsidRPr="0023781A">
        <w:rPr>
          <w:rFonts w:ascii="Arial" w:hAnsi="Arial" w:cs="Arial"/>
          <w:sz w:val="20"/>
          <w:szCs w:val="20"/>
          <w:lang w:val="es-MX"/>
        </w:rPr>
        <w:t>sábado, ‎11‎ de ‎julio‎ de ‎2026, ‏‎06:35:50 a. m.</w:t>
      </w:r>
    </w:p>
    <w:p w14:paraId="6F010449" w14:textId="77777777" w:rsidR="009E6257" w:rsidRPr="00F2411A" w:rsidRDefault="009E6257" w:rsidP="009E6257">
      <w:pPr>
        <w:pStyle w:val="Prrafodelista"/>
        <w:numPr>
          <w:ilvl w:val="0"/>
          <w:numId w:val="15"/>
        </w:numPr>
        <w:rPr>
          <w:rFonts w:ascii="Arial" w:hAnsi="Arial" w:cs="Arial"/>
          <w:sz w:val="20"/>
          <w:szCs w:val="20"/>
          <w:lang w:val="es-MX"/>
        </w:rPr>
      </w:pPr>
      <w:r w:rsidRPr="00F2411A">
        <w:rPr>
          <w:rFonts w:ascii="Arial" w:hAnsi="Arial" w:cs="Arial"/>
          <w:sz w:val="20"/>
          <w:szCs w:val="20"/>
          <w:lang w:val="es-MX"/>
        </w:rPr>
        <w:t xml:space="preserve">Buscar en todas las revistas de Ovid (Referencias + </w:t>
      </w:r>
      <w:proofErr w:type="spellStart"/>
      <w:r w:rsidRPr="00F2411A">
        <w:rPr>
          <w:rFonts w:ascii="Arial" w:hAnsi="Arial" w:cs="Arial"/>
          <w:sz w:val="20"/>
          <w:szCs w:val="20"/>
          <w:lang w:val="es-MX"/>
        </w:rPr>
        <w:t>Abstracts</w:t>
      </w:r>
      <w:proofErr w:type="spellEnd"/>
      <w:r w:rsidRPr="00F2411A">
        <w:rPr>
          <w:rFonts w:ascii="Arial" w:hAnsi="Arial" w:cs="Arial"/>
          <w:sz w:val="20"/>
          <w:szCs w:val="20"/>
          <w:lang w:val="es-MX"/>
        </w:rPr>
        <w:t xml:space="preserve"> + Revistas Suscritas)</w:t>
      </w:r>
    </w:p>
    <w:p w14:paraId="150E4D7F" w14:textId="77777777" w:rsidR="009E6257" w:rsidRPr="00F2411A"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EBM Reviews - Cochrane Central Register of Controlled Trials &lt;May 2026&gt;</w:t>
      </w:r>
    </w:p>
    <w:p w14:paraId="60BFC70B" w14:textId="77777777" w:rsidR="009E6257" w:rsidRPr="00F2411A"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w:t>
      </w:r>
      <w:proofErr w:type="spellStart"/>
      <w:r w:rsidRPr="00F2411A">
        <w:rPr>
          <w:rFonts w:ascii="Arial" w:hAnsi="Arial" w:cs="Arial"/>
          <w:sz w:val="20"/>
          <w:szCs w:val="20"/>
          <w:lang w:val="en-US"/>
        </w:rPr>
        <w:t>PsycArticles</w:t>
      </w:r>
      <w:proofErr w:type="spellEnd"/>
      <w:r w:rsidRPr="00F2411A">
        <w:rPr>
          <w:rFonts w:ascii="Arial" w:hAnsi="Arial" w:cs="Arial"/>
          <w:sz w:val="20"/>
          <w:szCs w:val="20"/>
          <w:lang w:val="en-US"/>
        </w:rPr>
        <w:t xml:space="preserve"> Full Text Database &lt;1894 to July 2026 Week 01&gt;   </w:t>
      </w:r>
    </w:p>
    <w:p w14:paraId="3843DCE5" w14:textId="77777777" w:rsidR="009E6257"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w:t>
      </w:r>
      <w:proofErr w:type="spellStart"/>
      <w:r w:rsidRPr="00F2411A">
        <w:rPr>
          <w:rFonts w:ascii="Arial" w:hAnsi="Arial" w:cs="Arial"/>
          <w:sz w:val="20"/>
          <w:szCs w:val="20"/>
          <w:lang w:val="en-US"/>
        </w:rPr>
        <w:t>PsycInfo</w:t>
      </w:r>
      <w:proofErr w:type="spellEnd"/>
      <w:r w:rsidRPr="00F2411A">
        <w:rPr>
          <w:rFonts w:ascii="Arial" w:hAnsi="Arial" w:cs="Arial"/>
          <w:sz w:val="20"/>
          <w:szCs w:val="20"/>
          <w:lang w:val="en-US"/>
        </w:rPr>
        <w:t xml:space="preserve"> &lt;1806 to July 2026 Week 1&gt;</w:t>
      </w:r>
    </w:p>
    <w:p w14:paraId="654F960B" w14:textId="77777777" w:rsidR="00CB6E41" w:rsidRDefault="00CB6E41" w:rsidP="00822627">
      <w:pPr>
        <w:rPr>
          <w:rFonts w:ascii="Arial" w:hAnsi="Arial" w:cs="Arial"/>
          <w:sz w:val="20"/>
          <w:szCs w:val="20"/>
          <w:lang w:val="en-US"/>
        </w:rPr>
      </w:pPr>
    </w:p>
    <w:p w14:paraId="55259064" w14:textId="77777777" w:rsidR="00822627" w:rsidRPr="00822627" w:rsidRDefault="00822627" w:rsidP="00822627">
      <w:pPr>
        <w:rPr>
          <w:rFonts w:ascii="Arial" w:hAnsi="Arial" w:cs="Arial"/>
          <w:sz w:val="20"/>
          <w:szCs w:val="20"/>
          <w:lang w:val="en-US"/>
        </w:rPr>
      </w:pPr>
    </w:p>
    <w:p w14:paraId="1E7E0640" w14:textId="77777777" w:rsidR="009E6257" w:rsidRPr="00503ECD" w:rsidRDefault="009E6257" w:rsidP="009E6257">
      <w:pPr>
        <w:rPr>
          <w:rFonts w:ascii="Arial" w:hAnsi="Arial" w:cs="Arial"/>
          <w:sz w:val="20"/>
          <w:szCs w:val="20"/>
          <w:lang w:val="en-US"/>
        </w:rPr>
      </w:pPr>
    </w:p>
    <w:tbl>
      <w:tblPr>
        <w:tblStyle w:val="Tablaconcuadrcula"/>
        <w:tblW w:w="9781" w:type="dxa"/>
        <w:tblInd w:w="-431" w:type="dxa"/>
        <w:tblLook w:val="04A0" w:firstRow="1" w:lastRow="0" w:firstColumn="1" w:lastColumn="0" w:noHBand="0" w:noVBand="1"/>
      </w:tblPr>
      <w:tblGrid>
        <w:gridCol w:w="871"/>
        <w:gridCol w:w="8024"/>
        <w:gridCol w:w="886"/>
      </w:tblGrid>
      <w:tr w:rsidR="009E6257" w:rsidRPr="00CD25F8" w14:paraId="18CCE194" w14:textId="77777777">
        <w:trPr>
          <w:trHeight w:val="300"/>
        </w:trPr>
        <w:tc>
          <w:tcPr>
            <w:tcW w:w="871" w:type="dxa"/>
            <w:noWrap/>
            <w:hideMark/>
          </w:tcPr>
          <w:p w14:paraId="63C27C8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w:t>
            </w:r>
          </w:p>
        </w:tc>
        <w:tc>
          <w:tcPr>
            <w:tcW w:w="8025" w:type="dxa"/>
            <w:noWrap/>
            <w:hideMark/>
          </w:tcPr>
          <w:p w14:paraId="3730E2A6" w14:textId="77777777" w:rsidR="009E6257" w:rsidRPr="00CD25F8" w:rsidRDefault="009E6257">
            <w:pPr>
              <w:rPr>
                <w:rFonts w:ascii="Aptos Narrow" w:eastAsia="Times New Roman" w:hAnsi="Aptos Narrow" w:cs="Times New Roman"/>
                <w:color w:val="000000"/>
                <w:kern w:val="0"/>
                <w:lang w:val="en-US" w:eastAsia="es-MX"/>
                <w14:ligatures w14:val="none"/>
              </w:rPr>
            </w:pPr>
            <w:proofErr w:type="spellStart"/>
            <w:r w:rsidRPr="00CD25F8">
              <w:rPr>
                <w:rFonts w:ascii="Aptos Narrow" w:eastAsia="Times New Roman" w:hAnsi="Aptos Narrow" w:cs="Times New Roman"/>
                <w:color w:val="000000"/>
                <w:kern w:val="0"/>
                <w:lang w:val="en-US" w:eastAsia="es-MX"/>
                <w14:ligatures w14:val="none"/>
              </w:rPr>
              <w:t>psilocyb</w:t>
            </w:r>
            <w:proofErr w:type="spellEnd"/>
            <w:proofErr w:type="gramStart"/>
            <w:r w:rsidRPr="00CD25F8">
              <w:rPr>
                <w:rFonts w:ascii="Aptos Narrow" w:eastAsia="Times New Roman" w:hAnsi="Aptos Narrow" w:cs="Times New Roman"/>
                <w:color w:val="000000"/>
                <w:kern w:val="0"/>
                <w:lang w:val="en-US" w:eastAsia="es-MX"/>
                <w14:ligatures w14:val="none"/>
              </w:rPr>
              <w:t>*.ab.</w:t>
            </w:r>
            <w:proofErr w:type="gramEnd"/>
            <w:r w:rsidRPr="00CD25F8">
              <w:rPr>
                <w:rFonts w:ascii="Aptos Narrow" w:eastAsia="Times New Roman" w:hAnsi="Aptos Narrow" w:cs="Times New Roman"/>
                <w:color w:val="000000"/>
                <w:kern w:val="0"/>
                <w:lang w:val="en-US" w:eastAsia="es-MX"/>
                <w14:ligatures w14:val="none"/>
              </w:rPr>
              <w:t xml:space="preserve"> or "</w:t>
            </w:r>
            <w:proofErr w:type="spellStart"/>
            <w:r w:rsidRPr="00CD25F8">
              <w:rPr>
                <w:rFonts w:ascii="Aptos Narrow" w:eastAsia="Times New Roman" w:hAnsi="Aptos Narrow" w:cs="Times New Roman"/>
                <w:color w:val="000000"/>
                <w:kern w:val="0"/>
                <w:lang w:val="en-US" w:eastAsia="es-MX"/>
                <w14:ligatures w14:val="none"/>
              </w:rPr>
              <w:t>psilocyb</w:t>
            </w:r>
            <w:proofErr w:type="spellEnd"/>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ti</w:t>
            </w:r>
            <w:proofErr w:type="spellEnd"/>
            <w:r w:rsidRPr="00CD25F8">
              <w:rPr>
                <w:rFonts w:ascii="Aptos Narrow" w:eastAsia="Times New Roman" w:hAnsi="Aptos Narrow" w:cs="Times New Roman"/>
                <w:color w:val="000000"/>
                <w:kern w:val="0"/>
                <w:lang w:val="en-US" w:eastAsia="es-MX"/>
                <w14:ligatures w14:val="none"/>
              </w:rPr>
              <w:t>.</w:t>
            </w:r>
          </w:p>
        </w:tc>
        <w:tc>
          <w:tcPr>
            <w:tcW w:w="885" w:type="dxa"/>
            <w:noWrap/>
            <w:hideMark/>
          </w:tcPr>
          <w:p w14:paraId="6973C156"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2657</w:t>
            </w:r>
          </w:p>
        </w:tc>
      </w:tr>
      <w:tr w:rsidR="009E6257" w:rsidRPr="00CD25F8" w14:paraId="2744EDBE" w14:textId="77777777">
        <w:trPr>
          <w:trHeight w:val="300"/>
        </w:trPr>
        <w:tc>
          <w:tcPr>
            <w:tcW w:w="871" w:type="dxa"/>
            <w:noWrap/>
            <w:hideMark/>
          </w:tcPr>
          <w:p w14:paraId="06F69C5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w:t>
            </w:r>
          </w:p>
        </w:tc>
        <w:tc>
          <w:tcPr>
            <w:tcW w:w="8025" w:type="dxa"/>
            <w:noWrap/>
            <w:hideMark/>
          </w:tcPr>
          <w:p w14:paraId="3DD9A56E" w14:textId="77777777" w:rsidR="009E6257" w:rsidRPr="00CD25F8" w:rsidRDefault="009E6257">
            <w:pPr>
              <w:rPr>
                <w:rFonts w:ascii="Aptos Narrow" w:eastAsia="Times New Roman" w:hAnsi="Aptos Narrow" w:cs="Times New Roman"/>
                <w:color w:val="000000"/>
                <w:kern w:val="0"/>
                <w:lang w:val="en-US" w:eastAsia="es-MX"/>
                <w14:ligatures w14:val="none"/>
              </w:rPr>
            </w:pPr>
            <w:proofErr w:type="spellStart"/>
            <w:r w:rsidRPr="00CD25F8">
              <w:rPr>
                <w:rFonts w:ascii="Aptos Narrow" w:eastAsia="Times New Roman" w:hAnsi="Aptos Narrow" w:cs="Times New Roman"/>
                <w:color w:val="000000"/>
                <w:kern w:val="0"/>
                <w:lang w:val="en-US" w:eastAsia="es-MX"/>
                <w14:ligatures w14:val="none"/>
              </w:rPr>
              <w:t>depressi</w:t>
            </w:r>
            <w:proofErr w:type="spellEnd"/>
            <w:proofErr w:type="gramStart"/>
            <w:r w:rsidRPr="00CD25F8">
              <w:rPr>
                <w:rFonts w:ascii="Aptos Narrow" w:eastAsia="Times New Roman" w:hAnsi="Aptos Narrow" w:cs="Times New Roman"/>
                <w:color w:val="000000"/>
                <w:kern w:val="0"/>
                <w:lang w:val="en-US" w:eastAsia="es-MX"/>
                <w14:ligatures w14:val="none"/>
              </w:rPr>
              <w:t>*.ab.</w:t>
            </w:r>
            <w:proofErr w:type="gramEnd"/>
            <w:r w:rsidRPr="00CD25F8">
              <w:rPr>
                <w:rFonts w:ascii="Aptos Narrow" w:eastAsia="Times New Roman" w:hAnsi="Aptos Narrow" w:cs="Times New Roman"/>
                <w:color w:val="000000"/>
                <w:kern w:val="0"/>
                <w:lang w:val="en-US" w:eastAsia="es-MX"/>
                <w14:ligatures w14:val="none"/>
              </w:rPr>
              <w:t xml:space="preserve"> or "</w:t>
            </w:r>
            <w:proofErr w:type="spellStart"/>
            <w:r w:rsidRPr="00CD25F8">
              <w:rPr>
                <w:rFonts w:ascii="Aptos Narrow" w:eastAsia="Times New Roman" w:hAnsi="Aptos Narrow" w:cs="Times New Roman"/>
                <w:color w:val="000000"/>
                <w:kern w:val="0"/>
                <w:lang w:val="en-US" w:eastAsia="es-MX"/>
                <w14:ligatures w14:val="none"/>
              </w:rPr>
              <w:t>depressi</w:t>
            </w:r>
            <w:proofErr w:type="spellEnd"/>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ti</w:t>
            </w:r>
            <w:proofErr w:type="spellEnd"/>
            <w:r w:rsidRPr="00CD25F8">
              <w:rPr>
                <w:rFonts w:ascii="Aptos Narrow" w:eastAsia="Times New Roman" w:hAnsi="Aptos Narrow" w:cs="Times New Roman"/>
                <w:color w:val="000000"/>
                <w:kern w:val="0"/>
                <w:lang w:val="en-US" w:eastAsia="es-MX"/>
                <w14:ligatures w14:val="none"/>
              </w:rPr>
              <w:t>.</w:t>
            </w:r>
          </w:p>
        </w:tc>
        <w:tc>
          <w:tcPr>
            <w:tcW w:w="885" w:type="dxa"/>
            <w:noWrap/>
            <w:hideMark/>
          </w:tcPr>
          <w:p w14:paraId="61AC3A49"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694135</w:t>
            </w:r>
          </w:p>
        </w:tc>
      </w:tr>
      <w:tr w:rsidR="009E6257" w:rsidRPr="00CD25F8" w14:paraId="3F78676A" w14:textId="77777777">
        <w:trPr>
          <w:trHeight w:val="300"/>
        </w:trPr>
        <w:tc>
          <w:tcPr>
            <w:tcW w:w="871" w:type="dxa"/>
            <w:noWrap/>
            <w:hideMark/>
          </w:tcPr>
          <w:p w14:paraId="1A61691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lastRenderedPageBreak/>
              <w:t>3</w:t>
            </w:r>
          </w:p>
        </w:tc>
        <w:tc>
          <w:tcPr>
            <w:tcW w:w="8025" w:type="dxa"/>
            <w:noWrap/>
            <w:hideMark/>
          </w:tcPr>
          <w:p w14:paraId="260973BE"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anxiety</w:t>
            </w:r>
            <w:proofErr w:type="gramStart"/>
            <w:r w:rsidRPr="00CD25F8">
              <w:rPr>
                <w:rFonts w:ascii="Aptos Narrow" w:eastAsia="Times New Roman" w:hAnsi="Aptos Narrow" w:cs="Times New Roman"/>
                <w:color w:val="000000"/>
                <w:kern w:val="0"/>
                <w:lang w:val="en-US" w:eastAsia="es-MX"/>
                <w14:ligatures w14:val="none"/>
              </w:rPr>
              <w:t>*.ab.</w:t>
            </w:r>
            <w:proofErr w:type="gramEnd"/>
            <w:r w:rsidRPr="00CD25F8">
              <w:rPr>
                <w:rFonts w:ascii="Aptos Narrow" w:eastAsia="Times New Roman" w:hAnsi="Aptos Narrow" w:cs="Times New Roman"/>
                <w:color w:val="000000"/>
                <w:kern w:val="0"/>
                <w:lang w:val="en-US" w:eastAsia="es-MX"/>
                <w14:ligatures w14:val="none"/>
              </w:rPr>
              <w:t xml:space="preserve"> or "anxiety*".</w:t>
            </w:r>
            <w:proofErr w:type="spellStart"/>
            <w:r w:rsidRPr="00CD25F8">
              <w:rPr>
                <w:rFonts w:ascii="Aptos Narrow" w:eastAsia="Times New Roman" w:hAnsi="Aptos Narrow" w:cs="Times New Roman"/>
                <w:color w:val="000000"/>
                <w:kern w:val="0"/>
                <w:lang w:val="en-US" w:eastAsia="es-MX"/>
                <w14:ligatures w14:val="none"/>
              </w:rPr>
              <w:t>ti</w:t>
            </w:r>
            <w:proofErr w:type="spellEnd"/>
            <w:r w:rsidRPr="00CD25F8">
              <w:rPr>
                <w:rFonts w:ascii="Aptos Narrow" w:eastAsia="Times New Roman" w:hAnsi="Aptos Narrow" w:cs="Times New Roman"/>
                <w:color w:val="000000"/>
                <w:kern w:val="0"/>
                <w:lang w:val="en-US" w:eastAsia="es-MX"/>
                <w14:ligatures w14:val="none"/>
              </w:rPr>
              <w:t>.</w:t>
            </w:r>
          </w:p>
        </w:tc>
        <w:tc>
          <w:tcPr>
            <w:tcW w:w="885" w:type="dxa"/>
            <w:noWrap/>
            <w:hideMark/>
          </w:tcPr>
          <w:p w14:paraId="53AA187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465286</w:t>
            </w:r>
          </w:p>
        </w:tc>
      </w:tr>
      <w:tr w:rsidR="009E6257" w:rsidRPr="00CD25F8" w14:paraId="0E733B62" w14:textId="77777777">
        <w:trPr>
          <w:trHeight w:val="300"/>
        </w:trPr>
        <w:tc>
          <w:tcPr>
            <w:tcW w:w="871" w:type="dxa"/>
            <w:noWrap/>
            <w:hideMark/>
          </w:tcPr>
          <w:p w14:paraId="09242879"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w:t>
            </w:r>
          </w:p>
        </w:tc>
        <w:tc>
          <w:tcPr>
            <w:tcW w:w="8025" w:type="dxa"/>
            <w:noWrap/>
            <w:hideMark/>
          </w:tcPr>
          <w:p w14:paraId="4B317110"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 xml:space="preserve">2 </w:t>
            </w:r>
            <w:proofErr w:type="spellStart"/>
            <w:r w:rsidRPr="00CD25F8">
              <w:rPr>
                <w:rFonts w:ascii="Aptos Narrow" w:eastAsia="Times New Roman" w:hAnsi="Aptos Narrow" w:cs="Times New Roman"/>
                <w:color w:val="000000"/>
                <w:kern w:val="0"/>
                <w:lang w:val="es-MX" w:eastAsia="es-MX"/>
                <w14:ligatures w14:val="none"/>
              </w:rPr>
              <w:t>or</w:t>
            </w:r>
            <w:proofErr w:type="spellEnd"/>
            <w:r w:rsidRPr="00CD25F8">
              <w:rPr>
                <w:rFonts w:ascii="Aptos Narrow" w:eastAsia="Times New Roman" w:hAnsi="Aptos Narrow" w:cs="Times New Roman"/>
                <w:color w:val="000000"/>
                <w:kern w:val="0"/>
                <w:lang w:val="es-MX" w:eastAsia="es-MX"/>
                <w14:ligatures w14:val="none"/>
              </w:rPr>
              <w:t xml:space="preserve"> 3</w:t>
            </w:r>
          </w:p>
        </w:tc>
        <w:tc>
          <w:tcPr>
            <w:tcW w:w="885" w:type="dxa"/>
            <w:noWrap/>
            <w:hideMark/>
          </w:tcPr>
          <w:p w14:paraId="42CB5B1D"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937392</w:t>
            </w:r>
          </w:p>
        </w:tc>
      </w:tr>
      <w:tr w:rsidR="009E6257" w:rsidRPr="00CD25F8" w14:paraId="1579E080" w14:textId="77777777">
        <w:trPr>
          <w:trHeight w:val="300"/>
        </w:trPr>
        <w:tc>
          <w:tcPr>
            <w:tcW w:w="871" w:type="dxa"/>
            <w:noWrap/>
            <w:hideMark/>
          </w:tcPr>
          <w:p w14:paraId="75B9DBE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w:t>
            </w:r>
          </w:p>
        </w:tc>
        <w:tc>
          <w:tcPr>
            <w:tcW w:w="8025" w:type="dxa"/>
            <w:noWrap/>
            <w:hideMark/>
          </w:tcPr>
          <w:p w14:paraId="7635A9FE"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 and 4</w:t>
            </w:r>
          </w:p>
        </w:tc>
        <w:tc>
          <w:tcPr>
            <w:tcW w:w="885" w:type="dxa"/>
            <w:noWrap/>
            <w:hideMark/>
          </w:tcPr>
          <w:p w14:paraId="03C77255"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1120</w:t>
            </w:r>
          </w:p>
        </w:tc>
      </w:tr>
      <w:tr w:rsidR="009E6257" w:rsidRPr="00CD25F8" w14:paraId="50120C1E" w14:textId="77777777">
        <w:trPr>
          <w:trHeight w:val="300"/>
        </w:trPr>
        <w:tc>
          <w:tcPr>
            <w:tcW w:w="871" w:type="dxa"/>
            <w:noWrap/>
            <w:hideMark/>
          </w:tcPr>
          <w:p w14:paraId="7FA65C1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w:t>
            </w:r>
          </w:p>
        </w:tc>
        <w:tc>
          <w:tcPr>
            <w:tcW w:w="8025" w:type="dxa"/>
            <w:noWrap/>
            <w:hideMark/>
          </w:tcPr>
          <w:p w14:paraId="2C29185C"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(("psilocybin" or "</w:t>
            </w:r>
            <w:proofErr w:type="spellStart"/>
            <w:r w:rsidRPr="00CD25F8">
              <w:rPr>
                <w:rFonts w:ascii="Aptos Narrow" w:eastAsia="Times New Roman" w:hAnsi="Aptos Narrow" w:cs="Times New Roman"/>
                <w:color w:val="000000"/>
                <w:kern w:val="0"/>
                <w:lang w:val="en-US" w:eastAsia="es-MX"/>
                <w14:ligatures w14:val="none"/>
              </w:rPr>
              <w:t>psilocybe</w:t>
            </w:r>
            <w:proofErr w:type="spellEnd"/>
            <w:r w:rsidRPr="00CD25F8">
              <w:rPr>
                <w:rFonts w:ascii="Aptos Narrow" w:eastAsia="Times New Roman" w:hAnsi="Aptos Narrow" w:cs="Times New Roman"/>
                <w:color w:val="000000"/>
                <w:kern w:val="0"/>
                <w:lang w:val="en-US" w:eastAsia="es-MX"/>
                <w14:ligatures w14:val="none"/>
              </w:rPr>
              <w:t>") and ("depression" or "</w:t>
            </w:r>
            <w:proofErr w:type="gramStart"/>
            <w:r w:rsidRPr="00CD25F8">
              <w:rPr>
                <w:rFonts w:ascii="Aptos Narrow" w:eastAsia="Times New Roman" w:hAnsi="Aptos Narrow" w:cs="Times New Roman"/>
                <w:color w:val="000000"/>
                <w:kern w:val="0"/>
                <w:lang w:val="en-US" w:eastAsia="es-MX"/>
                <w14:ligatures w14:val="none"/>
              </w:rPr>
              <w:t>anxiety")</w:t>
            </w:r>
            <w:proofErr w:type="gramEnd"/>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mh</w:t>
            </w:r>
            <w:proofErr w:type="spellEnd"/>
            <w:r w:rsidRPr="00CD25F8">
              <w:rPr>
                <w:rFonts w:ascii="Aptos Narrow" w:eastAsia="Times New Roman" w:hAnsi="Aptos Narrow" w:cs="Times New Roman"/>
                <w:color w:val="000000"/>
                <w:kern w:val="0"/>
                <w:lang w:val="en-US" w:eastAsia="es-MX"/>
                <w14:ligatures w14:val="none"/>
              </w:rPr>
              <w:t>.</w:t>
            </w:r>
          </w:p>
        </w:tc>
        <w:tc>
          <w:tcPr>
            <w:tcW w:w="885" w:type="dxa"/>
            <w:noWrap/>
            <w:hideMark/>
          </w:tcPr>
          <w:p w14:paraId="3F98481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37</w:t>
            </w:r>
          </w:p>
        </w:tc>
      </w:tr>
      <w:tr w:rsidR="009E6257" w:rsidRPr="00CD25F8" w14:paraId="44B4BDFC" w14:textId="77777777">
        <w:trPr>
          <w:trHeight w:val="300"/>
        </w:trPr>
        <w:tc>
          <w:tcPr>
            <w:tcW w:w="871" w:type="dxa"/>
            <w:noWrap/>
            <w:hideMark/>
          </w:tcPr>
          <w:p w14:paraId="5F67C77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7</w:t>
            </w:r>
          </w:p>
        </w:tc>
        <w:tc>
          <w:tcPr>
            <w:tcW w:w="8025" w:type="dxa"/>
            <w:noWrap/>
            <w:hideMark/>
          </w:tcPr>
          <w:p w14:paraId="2B5C2801"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 xml:space="preserve">5 </w:t>
            </w:r>
            <w:proofErr w:type="spellStart"/>
            <w:r w:rsidRPr="00CD25F8">
              <w:rPr>
                <w:rFonts w:ascii="Aptos Narrow" w:eastAsia="Times New Roman" w:hAnsi="Aptos Narrow" w:cs="Times New Roman"/>
                <w:color w:val="000000"/>
                <w:kern w:val="0"/>
                <w:lang w:val="es-MX" w:eastAsia="es-MX"/>
                <w14:ligatures w14:val="none"/>
              </w:rPr>
              <w:t>or</w:t>
            </w:r>
            <w:proofErr w:type="spellEnd"/>
            <w:r w:rsidRPr="00CD25F8">
              <w:rPr>
                <w:rFonts w:ascii="Aptos Narrow" w:eastAsia="Times New Roman" w:hAnsi="Aptos Narrow" w:cs="Times New Roman"/>
                <w:color w:val="000000"/>
                <w:kern w:val="0"/>
                <w:lang w:val="es-MX" w:eastAsia="es-MX"/>
                <w14:ligatures w14:val="none"/>
              </w:rPr>
              <w:t xml:space="preserve"> 6</w:t>
            </w:r>
          </w:p>
        </w:tc>
        <w:tc>
          <w:tcPr>
            <w:tcW w:w="885" w:type="dxa"/>
            <w:noWrap/>
            <w:hideMark/>
          </w:tcPr>
          <w:p w14:paraId="097766F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1124</w:t>
            </w:r>
          </w:p>
        </w:tc>
      </w:tr>
      <w:tr w:rsidR="009E6257" w:rsidRPr="00CD25F8" w14:paraId="1F0732B0" w14:textId="77777777">
        <w:trPr>
          <w:trHeight w:val="300"/>
        </w:trPr>
        <w:tc>
          <w:tcPr>
            <w:tcW w:w="871" w:type="dxa"/>
            <w:noWrap/>
            <w:hideMark/>
          </w:tcPr>
          <w:p w14:paraId="64E93A3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8</w:t>
            </w:r>
          </w:p>
        </w:tc>
        <w:tc>
          <w:tcPr>
            <w:tcW w:w="8025" w:type="dxa"/>
            <w:noWrap/>
            <w:hideMark/>
          </w:tcPr>
          <w:p w14:paraId="626C6A96"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 xml:space="preserve"> therapy" or "ayahuasca" or "iboga" or "</w:t>
            </w:r>
            <w:proofErr w:type="spellStart"/>
            <w:r w:rsidRPr="00CD25F8">
              <w:rPr>
                <w:rFonts w:ascii="Aptos Narrow" w:eastAsia="Times New Roman" w:hAnsi="Aptos Narrow" w:cs="Times New Roman"/>
                <w:color w:val="000000"/>
                <w:kern w:val="0"/>
                <w:lang w:val="en-US" w:eastAsia="es-MX"/>
                <w14:ligatures w14:val="none"/>
              </w:rPr>
              <w:t>mdma</w:t>
            </w:r>
            <w:proofErr w:type="spellEnd"/>
            <w:r w:rsidRPr="00CD25F8">
              <w:rPr>
                <w:rFonts w:ascii="Aptos Narrow" w:eastAsia="Times New Roman" w:hAnsi="Aptos Narrow" w:cs="Times New Roman"/>
                <w:color w:val="000000"/>
                <w:kern w:val="0"/>
                <w:lang w:val="en-US" w:eastAsia="es-MX"/>
                <w14:ligatures w14:val="none"/>
              </w:rPr>
              <w:t>"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or "mescaline" or "peyote"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xml:space="preserve"> therapy" or "lysergic" or "</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tw</w:t>
            </w:r>
            <w:proofErr w:type="spellEnd"/>
            <w:r w:rsidRPr="00CD25F8">
              <w:rPr>
                <w:rFonts w:ascii="Aptos Narrow" w:eastAsia="Times New Roman" w:hAnsi="Aptos Narrow" w:cs="Times New Roman"/>
                <w:color w:val="000000"/>
                <w:kern w:val="0"/>
                <w:lang w:val="en-US" w:eastAsia="es-MX"/>
                <w14:ligatures w14:val="none"/>
              </w:rPr>
              <w:t>.</w:t>
            </w:r>
          </w:p>
        </w:tc>
        <w:tc>
          <w:tcPr>
            <w:tcW w:w="885" w:type="dxa"/>
            <w:noWrap/>
            <w:hideMark/>
          </w:tcPr>
          <w:p w14:paraId="7441E55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58446</w:t>
            </w:r>
          </w:p>
        </w:tc>
      </w:tr>
      <w:tr w:rsidR="009E6257" w:rsidRPr="00CD25F8" w14:paraId="30FE7322" w14:textId="77777777">
        <w:trPr>
          <w:trHeight w:val="300"/>
        </w:trPr>
        <w:tc>
          <w:tcPr>
            <w:tcW w:w="871" w:type="dxa"/>
            <w:noWrap/>
            <w:hideMark/>
          </w:tcPr>
          <w:p w14:paraId="723050E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9</w:t>
            </w:r>
          </w:p>
        </w:tc>
        <w:tc>
          <w:tcPr>
            <w:tcW w:w="8025" w:type="dxa"/>
            <w:noWrap/>
            <w:hideMark/>
          </w:tcPr>
          <w:p w14:paraId="429C3B8E"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 xml:space="preserve"> therapy" or "ayahuasca" or "iboga" or "</w:t>
            </w:r>
            <w:proofErr w:type="spellStart"/>
            <w:r w:rsidRPr="00CD25F8">
              <w:rPr>
                <w:rFonts w:ascii="Aptos Narrow" w:eastAsia="Times New Roman" w:hAnsi="Aptos Narrow" w:cs="Times New Roman"/>
                <w:color w:val="000000"/>
                <w:kern w:val="0"/>
                <w:lang w:val="en-US" w:eastAsia="es-MX"/>
                <w14:ligatures w14:val="none"/>
              </w:rPr>
              <w:t>mdma</w:t>
            </w:r>
            <w:proofErr w:type="spellEnd"/>
            <w:r w:rsidRPr="00CD25F8">
              <w:rPr>
                <w:rFonts w:ascii="Aptos Narrow" w:eastAsia="Times New Roman" w:hAnsi="Aptos Narrow" w:cs="Times New Roman"/>
                <w:color w:val="000000"/>
                <w:kern w:val="0"/>
                <w:lang w:val="en-US" w:eastAsia="es-MX"/>
                <w14:ligatures w14:val="none"/>
              </w:rPr>
              <w:t>"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or "mescaline" or "peyote" or "</w:t>
            </w:r>
            <w:proofErr w:type="spellStart"/>
            <w:r w:rsidRPr="00CD25F8">
              <w:rPr>
                <w:rFonts w:ascii="Aptos Narrow" w:eastAsia="Times New Roman" w:hAnsi="Aptos Narrow" w:cs="Times New Roman"/>
                <w:color w:val="000000"/>
                <w:kern w:val="0"/>
                <w:lang w:val="en-US" w:eastAsia="es-MX"/>
                <w14:ligatures w14:val="none"/>
              </w:rPr>
              <w:t>dmt</w:t>
            </w:r>
            <w:proofErr w:type="spellEnd"/>
            <w:r w:rsidRPr="00CD25F8">
              <w:rPr>
                <w:rFonts w:ascii="Aptos Narrow" w:eastAsia="Times New Roman" w:hAnsi="Aptos Narrow" w:cs="Times New Roman"/>
                <w:color w:val="000000"/>
                <w:kern w:val="0"/>
                <w:lang w:val="en-US" w:eastAsia="es-MX"/>
                <w14:ligatures w14:val="none"/>
              </w:rPr>
              <w:t xml:space="preserve"> therapy" or "lysergic" or "</w:t>
            </w:r>
            <w:proofErr w:type="spellStart"/>
            <w:r w:rsidRPr="00CD25F8">
              <w:rPr>
                <w:rFonts w:ascii="Aptos Narrow" w:eastAsia="Times New Roman" w:hAnsi="Aptos Narrow" w:cs="Times New Roman"/>
                <w:color w:val="000000"/>
                <w:kern w:val="0"/>
                <w:lang w:val="en-US" w:eastAsia="es-MX"/>
                <w14:ligatures w14:val="none"/>
              </w:rPr>
              <w:t>lsd</w:t>
            </w:r>
            <w:proofErr w:type="spellEnd"/>
            <w:r w:rsidRPr="00CD25F8">
              <w:rPr>
                <w:rFonts w:ascii="Aptos Narrow" w:eastAsia="Times New Roman" w:hAnsi="Aptos Narrow" w:cs="Times New Roman"/>
                <w:color w:val="000000"/>
                <w:kern w:val="0"/>
                <w:lang w:val="en-US" w:eastAsia="es-MX"/>
                <w14:ligatures w14:val="none"/>
              </w:rPr>
              <w:t>").kw.</w:t>
            </w:r>
          </w:p>
        </w:tc>
        <w:tc>
          <w:tcPr>
            <w:tcW w:w="885" w:type="dxa"/>
            <w:noWrap/>
            <w:hideMark/>
          </w:tcPr>
          <w:p w14:paraId="7EA592D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2848</w:t>
            </w:r>
          </w:p>
        </w:tc>
      </w:tr>
      <w:tr w:rsidR="009E6257" w:rsidRPr="00CD25F8" w14:paraId="1D29B354" w14:textId="77777777">
        <w:trPr>
          <w:trHeight w:val="300"/>
        </w:trPr>
        <w:tc>
          <w:tcPr>
            <w:tcW w:w="871" w:type="dxa"/>
            <w:noWrap/>
            <w:hideMark/>
          </w:tcPr>
          <w:p w14:paraId="2C93A81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10</w:t>
            </w:r>
          </w:p>
        </w:tc>
        <w:tc>
          <w:tcPr>
            <w:tcW w:w="8025" w:type="dxa"/>
            <w:noWrap/>
            <w:hideMark/>
          </w:tcPr>
          <w:p w14:paraId="37A4FBF6"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 xml:space="preserve">8 </w:t>
            </w:r>
            <w:proofErr w:type="spellStart"/>
            <w:r w:rsidRPr="00CD25F8">
              <w:rPr>
                <w:rFonts w:ascii="Aptos Narrow" w:eastAsia="Times New Roman" w:hAnsi="Aptos Narrow" w:cs="Times New Roman"/>
                <w:color w:val="000000"/>
                <w:kern w:val="0"/>
                <w:lang w:val="es-MX" w:eastAsia="es-MX"/>
                <w14:ligatures w14:val="none"/>
              </w:rPr>
              <w:t>or</w:t>
            </w:r>
            <w:proofErr w:type="spellEnd"/>
            <w:r w:rsidRPr="00CD25F8">
              <w:rPr>
                <w:rFonts w:ascii="Aptos Narrow" w:eastAsia="Times New Roman" w:hAnsi="Aptos Narrow" w:cs="Times New Roman"/>
                <w:color w:val="000000"/>
                <w:kern w:val="0"/>
                <w:lang w:val="es-MX" w:eastAsia="es-MX"/>
                <w14:ligatures w14:val="none"/>
              </w:rPr>
              <w:t xml:space="preserve"> 9</w:t>
            </w:r>
          </w:p>
        </w:tc>
        <w:tc>
          <w:tcPr>
            <w:tcW w:w="885" w:type="dxa"/>
            <w:noWrap/>
            <w:hideMark/>
          </w:tcPr>
          <w:p w14:paraId="4F62D246"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58492</w:t>
            </w:r>
          </w:p>
        </w:tc>
      </w:tr>
      <w:tr w:rsidR="009E6257" w:rsidRPr="00CD25F8" w14:paraId="2FBE7B09" w14:textId="77777777">
        <w:trPr>
          <w:trHeight w:val="300"/>
        </w:trPr>
        <w:tc>
          <w:tcPr>
            <w:tcW w:w="871" w:type="dxa"/>
            <w:noWrap/>
            <w:hideMark/>
          </w:tcPr>
          <w:p w14:paraId="63D1669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w:t>
            </w:r>
          </w:p>
        </w:tc>
        <w:tc>
          <w:tcPr>
            <w:tcW w:w="8025" w:type="dxa"/>
            <w:noWrap/>
            <w:hideMark/>
          </w:tcPr>
          <w:p w14:paraId="7358CCB2"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 xml:space="preserve">7 </w:t>
            </w:r>
            <w:proofErr w:type="spellStart"/>
            <w:r w:rsidRPr="00CD25F8">
              <w:rPr>
                <w:rFonts w:ascii="Aptos Narrow" w:eastAsia="Times New Roman" w:hAnsi="Aptos Narrow" w:cs="Times New Roman"/>
                <w:color w:val="000000"/>
                <w:kern w:val="0"/>
                <w:lang w:val="es-MX" w:eastAsia="es-MX"/>
                <w14:ligatures w14:val="none"/>
              </w:rPr>
              <w:t>not</w:t>
            </w:r>
            <w:proofErr w:type="spellEnd"/>
            <w:r w:rsidRPr="00CD25F8">
              <w:rPr>
                <w:rFonts w:ascii="Aptos Narrow" w:eastAsia="Times New Roman" w:hAnsi="Aptos Narrow" w:cs="Times New Roman"/>
                <w:color w:val="000000"/>
                <w:kern w:val="0"/>
                <w:lang w:val="es-MX" w:eastAsia="es-MX"/>
                <w14:ligatures w14:val="none"/>
              </w:rPr>
              <w:t xml:space="preserve"> 10</w:t>
            </w:r>
          </w:p>
        </w:tc>
        <w:tc>
          <w:tcPr>
            <w:tcW w:w="885" w:type="dxa"/>
            <w:noWrap/>
            <w:hideMark/>
          </w:tcPr>
          <w:p w14:paraId="30B1CAD1"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719</w:t>
            </w:r>
          </w:p>
        </w:tc>
      </w:tr>
      <w:tr w:rsidR="009E6257" w:rsidRPr="00CD25F8" w14:paraId="475D9577" w14:textId="77777777">
        <w:trPr>
          <w:trHeight w:val="300"/>
        </w:trPr>
        <w:tc>
          <w:tcPr>
            <w:tcW w:w="871" w:type="dxa"/>
            <w:noWrap/>
            <w:hideMark/>
          </w:tcPr>
          <w:p w14:paraId="3982CA35"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12</w:t>
            </w:r>
          </w:p>
        </w:tc>
        <w:tc>
          <w:tcPr>
            <w:tcW w:w="8025" w:type="dxa"/>
            <w:noWrap/>
            <w:hideMark/>
          </w:tcPr>
          <w:p w14:paraId="69942719" w14:textId="77777777" w:rsidR="009E6257" w:rsidRPr="00CD25F8" w:rsidRDefault="009E6257">
            <w:pPr>
              <w:rPr>
                <w:rFonts w:ascii="Aptos Narrow" w:eastAsia="Times New Roman" w:hAnsi="Aptos Narrow" w:cs="Times New Roman"/>
                <w:color w:val="000000"/>
                <w:kern w:val="0"/>
                <w:lang w:val="es-MX" w:eastAsia="es-MX"/>
                <w14:ligatures w14:val="none"/>
              </w:rPr>
            </w:pPr>
            <w:proofErr w:type="spellStart"/>
            <w:r w:rsidRPr="00CD25F8">
              <w:rPr>
                <w:rFonts w:ascii="Aptos Narrow" w:eastAsia="Times New Roman" w:hAnsi="Aptos Narrow" w:cs="Times New Roman"/>
                <w:color w:val="000000"/>
                <w:kern w:val="0"/>
                <w:lang w:val="es-MX" w:eastAsia="es-MX"/>
                <w14:ligatures w14:val="none"/>
              </w:rPr>
              <w:t>remove</w:t>
            </w:r>
            <w:proofErr w:type="spellEnd"/>
            <w:r w:rsidRPr="00CD25F8">
              <w:rPr>
                <w:rFonts w:ascii="Aptos Narrow" w:eastAsia="Times New Roman" w:hAnsi="Aptos Narrow" w:cs="Times New Roman"/>
                <w:color w:val="000000"/>
                <w:kern w:val="0"/>
                <w:lang w:val="es-MX" w:eastAsia="es-MX"/>
                <w14:ligatures w14:val="none"/>
              </w:rPr>
              <w:t xml:space="preserve"> </w:t>
            </w:r>
            <w:proofErr w:type="spellStart"/>
            <w:r w:rsidRPr="00CD25F8">
              <w:rPr>
                <w:rFonts w:ascii="Aptos Narrow" w:eastAsia="Times New Roman" w:hAnsi="Aptos Narrow" w:cs="Times New Roman"/>
                <w:color w:val="000000"/>
                <w:kern w:val="0"/>
                <w:lang w:val="es-MX" w:eastAsia="es-MX"/>
                <w14:ligatures w14:val="none"/>
              </w:rPr>
              <w:t>duplicates</w:t>
            </w:r>
            <w:proofErr w:type="spellEnd"/>
            <w:r w:rsidRPr="00CD25F8">
              <w:rPr>
                <w:rFonts w:ascii="Aptos Narrow" w:eastAsia="Times New Roman" w:hAnsi="Aptos Narrow" w:cs="Times New Roman"/>
                <w:color w:val="000000"/>
                <w:kern w:val="0"/>
                <w:lang w:val="es-MX" w:eastAsia="es-MX"/>
                <w14:ligatures w14:val="none"/>
              </w:rPr>
              <w:t xml:space="preserve"> </w:t>
            </w:r>
            <w:proofErr w:type="spellStart"/>
            <w:r w:rsidRPr="00CD25F8">
              <w:rPr>
                <w:rFonts w:ascii="Aptos Narrow" w:eastAsia="Times New Roman" w:hAnsi="Aptos Narrow" w:cs="Times New Roman"/>
                <w:color w:val="000000"/>
                <w:kern w:val="0"/>
                <w:lang w:val="es-MX" w:eastAsia="es-MX"/>
                <w14:ligatures w14:val="none"/>
              </w:rPr>
              <w:t>from</w:t>
            </w:r>
            <w:proofErr w:type="spellEnd"/>
            <w:r w:rsidRPr="00CD25F8">
              <w:rPr>
                <w:rFonts w:ascii="Aptos Narrow" w:eastAsia="Times New Roman" w:hAnsi="Aptos Narrow" w:cs="Times New Roman"/>
                <w:color w:val="000000"/>
                <w:kern w:val="0"/>
                <w:lang w:val="es-MX" w:eastAsia="es-MX"/>
                <w14:ligatures w14:val="none"/>
              </w:rPr>
              <w:t xml:space="preserve"> 11</w:t>
            </w:r>
          </w:p>
        </w:tc>
        <w:tc>
          <w:tcPr>
            <w:tcW w:w="885" w:type="dxa"/>
            <w:noWrap/>
            <w:hideMark/>
          </w:tcPr>
          <w:p w14:paraId="73ACCDB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639</w:t>
            </w:r>
          </w:p>
        </w:tc>
      </w:tr>
      <w:tr w:rsidR="009E6257" w:rsidRPr="00CD25F8" w14:paraId="7A37336F" w14:textId="77777777">
        <w:trPr>
          <w:trHeight w:val="300"/>
        </w:trPr>
        <w:tc>
          <w:tcPr>
            <w:tcW w:w="871" w:type="dxa"/>
            <w:noWrap/>
            <w:hideMark/>
          </w:tcPr>
          <w:p w14:paraId="6C3BCCE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13</w:t>
            </w:r>
          </w:p>
        </w:tc>
        <w:tc>
          <w:tcPr>
            <w:tcW w:w="8025" w:type="dxa"/>
            <w:noWrap/>
            <w:hideMark/>
          </w:tcPr>
          <w:p w14:paraId="4D3159A4" w14:textId="77777777" w:rsidR="009E6257" w:rsidRPr="00CD25F8" w:rsidRDefault="009E6257">
            <w:pPr>
              <w:rPr>
                <w:rFonts w:ascii="Aptos Narrow" w:eastAsia="Times New Roman" w:hAnsi="Aptos Narrow" w:cs="Times New Roman"/>
                <w:color w:val="000000"/>
                <w:kern w:val="0"/>
                <w:lang w:val="es-MX" w:eastAsia="es-MX"/>
                <w14:ligatures w14:val="none"/>
              </w:rPr>
            </w:pPr>
            <w:proofErr w:type="spellStart"/>
            <w:r w:rsidRPr="00CD25F8">
              <w:rPr>
                <w:rFonts w:ascii="Aptos Narrow" w:eastAsia="Times New Roman" w:hAnsi="Aptos Narrow" w:cs="Times New Roman"/>
                <w:color w:val="000000"/>
                <w:kern w:val="0"/>
                <w:lang w:val="es-MX" w:eastAsia="es-MX"/>
                <w14:ligatures w14:val="none"/>
              </w:rPr>
              <w:t>limit</w:t>
            </w:r>
            <w:proofErr w:type="spellEnd"/>
            <w:r w:rsidRPr="00CD25F8">
              <w:rPr>
                <w:rFonts w:ascii="Aptos Narrow" w:eastAsia="Times New Roman" w:hAnsi="Aptos Narrow" w:cs="Times New Roman"/>
                <w:color w:val="000000"/>
                <w:kern w:val="0"/>
                <w:lang w:val="es-MX" w:eastAsia="es-MX"/>
                <w14:ligatures w14:val="none"/>
              </w:rPr>
              <w:t xml:space="preserve"> 12 </w:t>
            </w:r>
            <w:proofErr w:type="spellStart"/>
            <w:r w:rsidRPr="00CD25F8">
              <w:rPr>
                <w:rFonts w:ascii="Aptos Narrow" w:eastAsia="Times New Roman" w:hAnsi="Aptos Narrow" w:cs="Times New Roman"/>
                <w:color w:val="000000"/>
                <w:kern w:val="0"/>
                <w:lang w:val="es-MX" w:eastAsia="es-MX"/>
                <w14:ligatures w14:val="none"/>
              </w:rPr>
              <w:t>to</w:t>
            </w:r>
            <w:proofErr w:type="spellEnd"/>
            <w:r w:rsidRPr="00CD25F8">
              <w:rPr>
                <w:rFonts w:ascii="Aptos Narrow" w:eastAsia="Times New Roman" w:hAnsi="Aptos Narrow" w:cs="Times New Roman"/>
                <w:color w:val="000000"/>
                <w:kern w:val="0"/>
                <w:lang w:val="es-MX" w:eastAsia="es-MX"/>
                <w14:ligatures w14:val="none"/>
              </w:rPr>
              <w:t xml:space="preserve"> </w:t>
            </w:r>
            <w:proofErr w:type="spellStart"/>
            <w:r w:rsidRPr="00CD25F8">
              <w:rPr>
                <w:rFonts w:ascii="Aptos Narrow" w:eastAsia="Times New Roman" w:hAnsi="Aptos Narrow" w:cs="Times New Roman"/>
                <w:color w:val="000000"/>
                <w:kern w:val="0"/>
                <w:lang w:val="es-MX" w:eastAsia="es-MX"/>
                <w14:ligatures w14:val="none"/>
              </w:rPr>
              <w:t>yr</w:t>
            </w:r>
            <w:proofErr w:type="spellEnd"/>
            <w:r w:rsidRPr="00CD25F8">
              <w:rPr>
                <w:rFonts w:ascii="Aptos Narrow" w:eastAsia="Times New Roman" w:hAnsi="Aptos Narrow" w:cs="Times New Roman"/>
                <w:color w:val="000000"/>
                <w:kern w:val="0"/>
                <w:lang w:val="es-MX" w:eastAsia="es-MX"/>
                <w14:ligatures w14:val="none"/>
              </w:rPr>
              <w:t>="2022 -Current"</w:t>
            </w:r>
          </w:p>
        </w:tc>
        <w:tc>
          <w:tcPr>
            <w:tcW w:w="885" w:type="dxa"/>
            <w:noWrap/>
            <w:hideMark/>
          </w:tcPr>
          <w:p w14:paraId="7948D59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464</w:t>
            </w:r>
          </w:p>
        </w:tc>
      </w:tr>
      <w:tr w:rsidR="009E6257" w:rsidRPr="00CD25F8" w14:paraId="3F5A7869" w14:textId="77777777">
        <w:trPr>
          <w:trHeight w:val="300"/>
        </w:trPr>
        <w:tc>
          <w:tcPr>
            <w:tcW w:w="871" w:type="dxa"/>
            <w:noWrap/>
            <w:hideMark/>
          </w:tcPr>
          <w:p w14:paraId="32BD160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14</w:t>
            </w:r>
          </w:p>
        </w:tc>
        <w:tc>
          <w:tcPr>
            <w:tcW w:w="8025" w:type="dxa"/>
            <w:noWrap/>
            <w:hideMark/>
          </w:tcPr>
          <w:p w14:paraId="1B03936B" w14:textId="77777777" w:rsidR="009E6257" w:rsidRPr="00CD25F8" w:rsidRDefault="009E6257">
            <w:pPr>
              <w:rPr>
                <w:rFonts w:ascii="Aptos Narrow" w:eastAsia="Times New Roman" w:hAnsi="Aptos Narrow" w:cs="Times New Roman"/>
                <w:color w:val="000000"/>
                <w:kern w:val="0"/>
                <w:lang w:val="es-MX" w:eastAsia="es-MX"/>
                <w14:ligatures w14:val="none"/>
              </w:rPr>
            </w:pPr>
            <w:proofErr w:type="spellStart"/>
            <w:r w:rsidRPr="00CD25F8">
              <w:rPr>
                <w:rFonts w:ascii="Aptos Narrow" w:eastAsia="Times New Roman" w:hAnsi="Aptos Narrow" w:cs="Times New Roman"/>
                <w:color w:val="000000"/>
                <w:kern w:val="0"/>
                <w:lang w:val="es-MX" w:eastAsia="es-MX"/>
                <w14:ligatures w14:val="none"/>
              </w:rPr>
              <w:t>limit</w:t>
            </w:r>
            <w:proofErr w:type="spellEnd"/>
            <w:r w:rsidRPr="00CD25F8">
              <w:rPr>
                <w:rFonts w:ascii="Aptos Narrow" w:eastAsia="Times New Roman" w:hAnsi="Aptos Narrow" w:cs="Times New Roman"/>
                <w:color w:val="000000"/>
                <w:kern w:val="0"/>
                <w:lang w:val="es-MX" w:eastAsia="es-MX"/>
                <w14:ligatures w14:val="none"/>
              </w:rPr>
              <w:t xml:space="preserve"> 13 </w:t>
            </w:r>
            <w:proofErr w:type="spellStart"/>
            <w:r w:rsidRPr="00CD25F8">
              <w:rPr>
                <w:rFonts w:ascii="Aptos Narrow" w:eastAsia="Times New Roman" w:hAnsi="Aptos Narrow" w:cs="Times New Roman"/>
                <w:color w:val="000000"/>
                <w:kern w:val="0"/>
                <w:lang w:val="es-MX" w:eastAsia="es-MX"/>
                <w14:ligatures w14:val="none"/>
              </w:rPr>
              <w:t>to</w:t>
            </w:r>
            <w:proofErr w:type="spellEnd"/>
            <w:r w:rsidRPr="00CD25F8">
              <w:rPr>
                <w:rFonts w:ascii="Aptos Narrow" w:eastAsia="Times New Roman" w:hAnsi="Aptos Narrow" w:cs="Times New Roman"/>
                <w:color w:val="000000"/>
                <w:kern w:val="0"/>
                <w:lang w:val="es-MX" w:eastAsia="es-MX"/>
                <w14:ligatures w14:val="none"/>
              </w:rPr>
              <w:t xml:space="preserve"> full </w:t>
            </w:r>
            <w:proofErr w:type="spellStart"/>
            <w:r w:rsidRPr="00CD25F8">
              <w:rPr>
                <w:rFonts w:ascii="Aptos Narrow" w:eastAsia="Times New Roman" w:hAnsi="Aptos Narrow" w:cs="Times New Roman"/>
                <w:color w:val="000000"/>
                <w:kern w:val="0"/>
                <w:lang w:val="es-MX" w:eastAsia="es-MX"/>
                <w14:ligatures w14:val="none"/>
              </w:rPr>
              <w:t>text</w:t>
            </w:r>
            <w:proofErr w:type="spellEnd"/>
          </w:p>
        </w:tc>
        <w:tc>
          <w:tcPr>
            <w:tcW w:w="885" w:type="dxa"/>
            <w:noWrap/>
            <w:hideMark/>
          </w:tcPr>
          <w:p w14:paraId="733B272A"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188</w:t>
            </w:r>
          </w:p>
        </w:tc>
      </w:tr>
      <w:tr w:rsidR="009E6257" w:rsidRPr="00CD25F8" w14:paraId="083AAED6" w14:textId="77777777">
        <w:trPr>
          <w:trHeight w:val="300"/>
        </w:trPr>
        <w:tc>
          <w:tcPr>
            <w:tcW w:w="871" w:type="dxa"/>
            <w:noWrap/>
            <w:hideMark/>
          </w:tcPr>
          <w:p w14:paraId="0CCA1B41"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15</w:t>
            </w:r>
          </w:p>
        </w:tc>
        <w:tc>
          <w:tcPr>
            <w:tcW w:w="8025" w:type="dxa"/>
            <w:noWrap/>
            <w:hideMark/>
          </w:tcPr>
          <w:p w14:paraId="40844E8D" w14:textId="77777777" w:rsidR="009E6257" w:rsidRPr="00CD25F8" w:rsidRDefault="009E6257">
            <w:pPr>
              <w:rPr>
                <w:rFonts w:ascii="Aptos Narrow" w:eastAsia="Times New Roman" w:hAnsi="Aptos Narrow" w:cs="Times New Roman"/>
                <w:color w:val="000000"/>
                <w:kern w:val="0"/>
                <w:lang w:val="es-MX" w:eastAsia="es-MX"/>
                <w14:ligatures w14:val="none"/>
              </w:rPr>
            </w:pPr>
            <w:proofErr w:type="spellStart"/>
            <w:r w:rsidRPr="00CD25F8">
              <w:rPr>
                <w:rFonts w:ascii="Aptos Narrow" w:eastAsia="Times New Roman" w:hAnsi="Aptos Narrow" w:cs="Times New Roman"/>
                <w:color w:val="000000"/>
                <w:kern w:val="0"/>
                <w:lang w:val="es-MX" w:eastAsia="es-MX"/>
                <w14:ligatures w14:val="none"/>
              </w:rPr>
              <w:t>limit</w:t>
            </w:r>
            <w:proofErr w:type="spellEnd"/>
            <w:r w:rsidRPr="00CD25F8">
              <w:rPr>
                <w:rFonts w:ascii="Aptos Narrow" w:eastAsia="Times New Roman" w:hAnsi="Aptos Narrow" w:cs="Times New Roman"/>
                <w:color w:val="000000"/>
                <w:kern w:val="0"/>
                <w:lang w:val="es-MX" w:eastAsia="es-MX"/>
                <w14:ligatures w14:val="none"/>
              </w:rPr>
              <w:t xml:space="preserve"> 13 </w:t>
            </w:r>
            <w:proofErr w:type="spellStart"/>
            <w:r w:rsidRPr="00CD25F8">
              <w:rPr>
                <w:rFonts w:ascii="Aptos Narrow" w:eastAsia="Times New Roman" w:hAnsi="Aptos Narrow" w:cs="Times New Roman"/>
                <w:color w:val="000000"/>
                <w:kern w:val="0"/>
                <w:lang w:val="es-MX" w:eastAsia="es-MX"/>
                <w14:ligatures w14:val="none"/>
              </w:rPr>
              <w:t>to</w:t>
            </w:r>
            <w:proofErr w:type="spellEnd"/>
            <w:r w:rsidRPr="00CD25F8">
              <w:rPr>
                <w:rFonts w:ascii="Aptos Narrow" w:eastAsia="Times New Roman" w:hAnsi="Aptos Narrow" w:cs="Times New Roman"/>
                <w:color w:val="000000"/>
                <w:kern w:val="0"/>
                <w:lang w:val="es-MX" w:eastAsia="es-MX"/>
                <w14:ligatures w14:val="none"/>
              </w:rPr>
              <w:t xml:space="preserve"> human</w:t>
            </w:r>
          </w:p>
        </w:tc>
        <w:tc>
          <w:tcPr>
            <w:tcW w:w="885" w:type="dxa"/>
            <w:noWrap/>
            <w:hideMark/>
          </w:tcPr>
          <w:p w14:paraId="2EC64B1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390</w:t>
            </w:r>
          </w:p>
        </w:tc>
      </w:tr>
      <w:tr w:rsidR="009E6257" w:rsidRPr="00CD25F8" w14:paraId="5767D84D" w14:textId="77777777">
        <w:trPr>
          <w:trHeight w:val="300"/>
        </w:trPr>
        <w:tc>
          <w:tcPr>
            <w:tcW w:w="871" w:type="dxa"/>
            <w:noWrap/>
            <w:hideMark/>
          </w:tcPr>
          <w:p w14:paraId="4E51EB2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16</w:t>
            </w:r>
          </w:p>
        </w:tc>
        <w:tc>
          <w:tcPr>
            <w:tcW w:w="8025" w:type="dxa"/>
            <w:noWrap/>
            <w:hideMark/>
          </w:tcPr>
          <w:p w14:paraId="37B840B1"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limit 14 to human [Limit not valid in CCTR; records were retained]</w:t>
            </w:r>
          </w:p>
        </w:tc>
        <w:tc>
          <w:tcPr>
            <w:tcW w:w="885" w:type="dxa"/>
            <w:noWrap/>
            <w:hideMark/>
          </w:tcPr>
          <w:p w14:paraId="32969F3E"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159</w:t>
            </w:r>
          </w:p>
        </w:tc>
      </w:tr>
    </w:tbl>
    <w:p w14:paraId="45E1E674" w14:textId="77777777" w:rsidR="009E6257" w:rsidRDefault="009E6257" w:rsidP="009E6257">
      <w:pPr>
        <w:rPr>
          <w:rFonts w:ascii="Arial" w:hAnsi="Arial" w:cs="Arial"/>
          <w:sz w:val="20"/>
          <w:szCs w:val="20"/>
          <w:lang w:val="en-US"/>
        </w:rPr>
      </w:pPr>
    </w:p>
    <w:p w14:paraId="0652B9E0" w14:textId="77777777" w:rsidR="009E6257" w:rsidRDefault="009E6257" w:rsidP="009E6257">
      <w:pPr>
        <w:rPr>
          <w:rFonts w:ascii="Arial" w:hAnsi="Arial" w:cs="Arial"/>
          <w:sz w:val="20"/>
          <w:szCs w:val="20"/>
          <w:lang w:val="en-US"/>
        </w:rPr>
      </w:pPr>
      <w:r>
        <w:rPr>
          <w:rFonts w:ascii="Arial" w:hAnsi="Arial" w:cs="Arial"/>
          <w:sz w:val="20"/>
          <w:szCs w:val="20"/>
          <w:lang w:val="en-US"/>
        </w:rPr>
        <w:t xml:space="preserve">THE WEB OF SIENCE </w:t>
      </w:r>
      <w:r w:rsidRPr="00B52C61">
        <w:rPr>
          <w:rFonts w:ascii="Arial" w:hAnsi="Arial" w:cs="Arial"/>
          <w:sz w:val="20"/>
          <w:szCs w:val="20"/>
          <w:lang w:val="en-US"/>
        </w:rPr>
        <w:t>Sat Jul 11</w:t>
      </w:r>
      <w:proofErr w:type="gramStart"/>
      <w:r w:rsidRPr="00B52C61">
        <w:rPr>
          <w:rFonts w:ascii="Arial" w:hAnsi="Arial" w:cs="Arial"/>
          <w:sz w:val="20"/>
          <w:szCs w:val="20"/>
          <w:lang w:val="en-US"/>
        </w:rPr>
        <w:t xml:space="preserve"> 2026</w:t>
      </w:r>
      <w:proofErr w:type="gramEnd"/>
      <w:r w:rsidRPr="00B52C61">
        <w:rPr>
          <w:rFonts w:ascii="Arial" w:hAnsi="Arial" w:cs="Arial"/>
          <w:sz w:val="20"/>
          <w:szCs w:val="20"/>
          <w:lang w:val="en-US"/>
        </w:rPr>
        <w:t xml:space="preserve"> 08:09:22-08:37:58 GMT-0600 (hora </w:t>
      </w:r>
      <w:proofErr w:type="spellStart"/>
      <w:r w:rsidRPr="00B52C61">
        <w:rPr>
          <w:rFonts w:ascii="Arial" w:hAnsi="Arial" w:cs="Arial"/>
          <w:sz w:val="20"/>
          <w:szCs w:val="20"/>
          <w:lang w:val="en-US"/>
        </w:rPr>
        <w:t>estándar</w:t>
      </w:r>
      <w:proofErr w:type="spellEnd"/>
      <w:r w:rsidRPr="00B52C61">
        <w:rPr>
          <w:rFonts w:ascii="Arial" w:hAnsi="Arial" w:cs="Arial"/>
          <w:sz w:val="20"/>
          <w:szCs w:val="20"/>
          <w:lang w:val="en-US"/>
        </w:rPr>
        <w:t xml:space="preserve"> central)</w:t>
      </w:r>
    </w:p>
    <w:p w14:paraId="2EB16FA9"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WOS: 1900 to 2026</w:t>
      </w:r>
    </w:p>
    <w:p w14:paraId="68158374"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BIOABS: 1993 to 2026</w:t>
      </w:r>
    </w:p>
    <w:p w14:paraId="1C60E9E9"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CCC: 1998 to 2026</w:t>
      </w:r>
    </w:p>
    <w:p w14:paraId="4CFA5148"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DIIDW: 1966 to 2019</w:t>
      </w:r>
    </w:p>
    <w:p w14:paraId="3A0D157E"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GRANTS: 1953 to 2026</w:t>
      </w:r>
    </w:p>
    <w:p w14:paraId="22FE508D"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KJD: 1980 to 2026</w:t>
      </w:r>
    </w:p>
    <w:p w14:paraId="1164F988"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PPRN: 1991 to 2026</w:t>
      </w:r>
    </w:p>
    <w:p w14:paraId="69C594BF"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PQDT: 1637 to 2026</w:t>
      </w:r>
    </w:p>
    <w:p w14:paraId="5BE84205"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RC: 2015 to 2026</w:t>
      </w:r>
    </w:p>
    <w:p w14:paraId="7839A376"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SCIELO: 2002 to 2026</w:t>
      </w:r>
    </w:p>
    <w:p w14:paraId="5640EA6A"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ZOOREC: 1976 to 2026</w:t>
      </w:r>
    </w:p>
    <w:p w14:paraId="136DCACA" w14:textId="77777777" w:rsidR="009E6257" w:rsidRPr="00254825" w:rsidRDefault="009E6257" w:rsidP="009E6257">
      <w:pPr>
        <w:rPr>
          <w:rFonts w:ascii="Arial" w:hAnsi="Arial" w:cs="Arial"/>
          <w:sz w:val="20"/>
          <w:szCs w:val="20"/>
          <w:lang w:val="en-US"/>
        </w:rPr>
      </w:pPr>
    </w:p>
    <w:tbl>
      <w:tblPr>
        <w:tblStyle w:val="Tablaconcuadrcula"/>
        <w:tblW w:w="5000" w:type="pct"/>
        <w:tblLook w:val="04A0" w:firstRow="1" w:lastRow="0" w:firstColumn="1" w:lastColumn="0" w:noHBand="0" w:noVBand="1"/>
      </w:tblPr>
      <w:tblGrid>
        <w:gridCol w:w="460"/>
        <w:gridCol w:w="7822"/>
        <w:gridCol w:w="1068"/>
      </w:tblGrid>
      <w:tr w:rsidR="009E6257" w:rsidRPr="00386032" w14:paraId="40710B7B" w14:textId="77777777">
        <w:trPr>
          <w:trHeight w:val="293"/>
        </w:trPr>
        <w:tc>
          <w:tcPr>
            <w:tcW w:w="246" w:type="pct"/>
            <w:hideMark/>
          </w:tcPr>
          <w:p w14:paraId="76095888"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w:t>
            </w:r>
          </w:p>
        </w:tc>
        <w:tc>
          <w:tcPr>
            <w:tcW w:w="4183" w:type="pct"/>
            <w:hideMark/>
          </w:tcPr>
          <w:p w14:paraId="5F965F9A"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Search Query</w:t>
            </w:r>
          </w:p>
        </w:tc>
        <w:tc>
          <w:tcPr>
            <w:tcW w:w="571" w:type="pct"/>
            <w:hideMark/>
          </w:tcPr>
          <w:p w14:paraId="26DE7D13" w14:textId="77777777" w:rsidR="009E6257" w:rsidRPr="00386032" w:rsidRDefault="009E6257">
            <w:pPr>
              <w:rPr>
                <w:rFonts w:ascii="Calibri" w:eastAsia="Times New Roman" w:hAnsi="Calibri" w:cs="Calibri"/>
                <w:color w:val="000000"/>
                <w:kern w:val="0"/>
                <w:sz w:val="24"/>
                <w:szCs w:val="24"/>
                <w:lang w:val="es-MX" w:eastAsia="es-MX"/>
                <w14:ligatures w14:val="none"/>
              </w:rPr>
            </w:pPr>
            <w:proofErr w:type="spellStart"/>
            <w:r w:rsidRPr="00386032">
              <w:rPr>
                <w:rFonts w:ascii="Calibri" w:eastAsia="Times New Roman" w:hAnsi="Calibri" w:cs="Calibri"/>
                <w:color w:val="000000"/>
                <w:kern w:val="0"/>
                <w:sz w:val="24"/>
                <w:szCs w:val="24"/>
                <w:lang w:val="es-MX" w:eastAsia="es-MX"/>
                <w14:ligatures w14:val="none"/>
              </w:rPr>
              <w:t>Results</w:t>
            </w:r>
            <w:proofErr w:type="spellEnd"/>
          </w:p>
        </w:tc>
      </w:tr>
      <w:tr w:rsidR="009E6257" w:rsidRPr="00386032" w14:paraId="473ED7BE" w14:textId="77777777">
        <w:trPr>
          <w:trHeight w:val="411"/>
        </w:trPr>
        <w:tc>
          <w:tcPr>
            <w:tcW w:w="246" w:type="pct"/>
            <w:hideMark/>
          </w:tcPr>
          <w:p w14:paraId="4BD255C2"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w:t>
            </w:r>
          </w:p>
        </w:tc>
        <w:tc>
          <w:tcPr>
            <w:tcW w:w="4183" w:type="pct"/>
            <w:hideMark/>
          </w:tcPr>
          <w:p w14:paraId="5F30D8C7"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(TS</w:t>
            </w:r>
            <w:proofErr w:type="gramStart"/>
            <w:r w:rsidRPr="00EF17D7">
              <w:rPr>
                <w:rFonts w:ascii="Calibri" w:eastAsia="Times New Roman" w:hAnsi="Calibri" w:cs="Calibri"/>
                <w:color w:val="000000"/>
                <w:kern w:val="0"/>
                <w:sz w:val="24"/>
                <w:szCs w:val="24"/>
                <w:lang w:val="en-US" w:eastAsia="es-MX"/>
                <w14:ligatures w14:val="none"/>
              </w:rPr>
              <w:t>=(</w:t>
            </w:r>
            <w:proofErr w:type="gramEnd"/>
            <w:r w:rsidRPr="00EF17D7">
              <w:rPr>
                <w:rFonts w:ascii="Calibri" w:eastAsia="Times New Roman" w:hAnsi="Calibri" w:cs="Calibri"/>
                <w:color w:val="000000"/>
                <w:kern w:val="0"/>
                <w:sz w:val="24"/>
                <w:szCs w:val="24"/>
                <w:lang w:val="en-US" w:eastAsia="es-MX"/>
                <w14:ligatures w14:val="none"/>
              </w:rPr>
              <w:t xml:space="preserve">psilocybin </w:t>
            </w:r>
            <w:proofErr w:type="gramStart"/>
            <w:r w:rsidRPr="00EF17D7">
              <w:rPr>
                <w:rFonts w:ascii="Calibri" w:eastAsia="Times New Roman" w:hAnsi="Calibri" w:cs="Calibri"/>
                <w:color w:val="000000"/>
                <w:kern w:val="0"/>
                <w:sz w:val="24"/>
                <w:szCs w:val="24"/>
                <w:lang w:val="en-US" w:eastAsia="es-MX"/>
                <w14:ligatures w14:val="none"/>
              </w:rPr>
              <w:t>therapy )</w:t>
            </w:r>
            <w:proofErr w:type="gramEnd"/>
            <w:r w:rsidRPr="00EF17D7">
              <w:rPr>
                <w:rFonts w:ascii="Calibri" w:eastAsia="Times New Roman" w:hAnsi="Calibri" w:cs="Calibri"/>
                <w:color w:val="000000"/>
                <w:kern w:val="0"/>
                <w:sz w:val="24"/>
                <w:szCs w:val="24"/>
                <w:lang w:val="en-US" w:eastAsia="es-MX"/>
                <w14:ligatures w14:val="none"/>
              </w:rPr>
              <w:t>) OR TS</w:t>
            </w:r>
            <w:proofErr w:type="gramStart"/>
            <w:r w:rsidRPr="00EF17D7">
              <w:rPr>
                <w:rFonts w:ascii="Calibri" w:eastAsia="Times New Roman" w:hAnsi="Calibri" w:cs="Calibri"/>
                <w:color w:val="000000"/>
                <w:kern w:val="0"/>
                <w:sz w:val="24"/>
                <w:szCs w:val="24"/>
                <w:lang w:val="en-US" w:eastAsia="es-MX"/>
                <w14:ligatures w14:val="none"/>
              </w:rPr>
              <w:t>=(</w:t>
            </w:r>
            <w:proofErr w:type="gramEnd"/>
            <w:r w:rsidRPr="00EF17D7">
              <w:rPr>
                <w:rFonts w:ascii="Calibri" w:eastAsia="Times New Roman" w:hAnsi="Calibri" w:cs="Calibri"/>
                <w:color w:val="000000"/>
                <w:kern w:val="0"/>
                <w:sz w:val="24"/>
                <w:szCs w:val="24"/>
                <w:lang w:val="en-US" w:eastAsia="es-MX"/>
                <w14:ligatures w14:val="none"/>
              </w:rPr>
              <w:t xml:space="preserve">psilocybin assisted therapy) </w:t>
            </w:r>
          </w:p>
        </w:tc>
        <w:tc>
          <w:tcPr>
            <w:tcW w:w="571" w:type="pct"/>
            <w:noWrap/>
            <w:hideMark/>
          </w:tcPr>
          <w:p w14:paraId="6FF93A4F"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3321</w:t>
            </w:r>
          </w:p>
        </w:tc>
      </w:tr>
      <w:tr w:rsidR="009E6257" w:rsidRPr="00386032" w14:paraId="6B7D5D31" w14:textId="77777777">
        <w:trPr>
          <w:trHeight w:val="587"/>
        </w:trPr>
        <w:tc>
          <w:tcPr>
            <w:tcW w:w="246" w:type="pct"/>
            <w:hideMark/>
          </w:tcPr>
          <w:p w14:paraId="50E7755B"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2</w:t>
            </w:r>
          </w:p>
        </w:tc>
        <w:tc>
          <w:tcPr>
            <w:tcW w:w="4183" w:type="pct"/>
            <w:hideMark/>
          </w:tcPr>
          <w:p w14:paraId="5A8DFC06"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TI=(psilocybin) OR TI=(</w:t>
            </w:r>
            <w:proofErr w:type="spellStart"/>
            <w:r w:rsidRPr="00EF17D7">
              <w:rPr>
                <w:rFonts w:ascii="Calibri" w:eastAsia="Times New Roman" w:hAnsi="Calibri" w:cs="Calibri"/>
                <w:color w:val="000000"/>
                <w:kern w:val="0"/>
                <w:sz w:val="24"/>
                <w:szCs w:val="24"/>
                <w:lang w:val="en-US" w:eastAsia="es-MX"/>
                <w14:ligatures w14:val="none"/>
              </w:rPr>
              <w:t>psilocybe</w:t>
            </w:r>
            <w:proofErr w:type="spellEnd"/>
            <w:r w:rsidRPr="00EF17D7">
              <w:rPr>
                <w:rFonts w:ascii="Calibri" w:eastAsia="Times New Roman" w:hAnsi="Calibri" w:cs="Calibri"/>
                <w:color w:val="000000"/>
                <w:kern w:val="0"/>
                <w:sz w:val="24"/>
                <w:szCs w:val="24"/>
                <w:lang w:val="en-US" w:eastAsia="es-MX"/>
                <w14:ligatures w14:val="none"/>
              </w:rPr>
              <w:t>) OR TI=("</w:t>
            </w:r>
            <w:proofErr w:type="spellStart"/>
            <w:r w:rsidRPr="00EF17D7">
              <w:rPr>
                <w:rFonts w:ascii="Calibri" w:eastAsia="Times New Roman" w:hAnsi="Calibri" w:cs="Calibri"/>
                <w:color w:val="000000"/>
                <w:kern w:val="0"/>
                <w:sz w:val="24"/>
                <w:szCs w:val="24"/>
                <w:lang w:val="en-US" w:eastAsia="es-MX"/>
                <w14:ligatures w14:val="none"/>
              </w:rPr>
              <w:t>psilocibin</w:t>
            </w:r>
            <w:proofErr w:type="spellEnd"/>
            <w:r w:rsidRPr="00EF17D7">
              <w:rPr>
                <w:rFonts w:ascii="Calibri" w:eastAsia="Times New Roman" w:hAnsi="Calibri" w:cs="Calibri"/>
                <w:color w:val="000000"/>
                <w:kern w:val="0"/>
                <w:sz w:val="24"/>
                <w:szCs w:val="24"/>
                <w:lang w:val="en-US" w:eastAsia="es-MX"/>
                <w14:ligatures w14:val="none"/>
              </w:rPr>
              <w:t>") OR AB=(psilocybin) OR AB=(</w:t>
            </w:r>
            <w:proofErr w:type="spellStart"/>
            <w:r w:rsidRPr="00EF17D7">
              <w:rPr>
                <w:rFonts w:ascii="Calibri" w:eastAsia="Times New Roman" w:hAnsi="Calibri" w:cs="Calibri"/>
                <w:color w:val="000000"/>
                <w:kern w:val="0"/>
                <w:sz w:val="24"/>
                <w:szCs w:val="24"/>
                <w:lang w:val="en-US" w:eastAsia="es-MX"/>
                <w14:ligatures w14:val="none"/>
              </w:rPr>
              <w:t>psilocybe</w:t>
            </w:r>
            <w:proofErr w:type="spellEnd"/>
            <w:r w:rsidRPr="00EF17D7">
              <w:rPr>
                <w:rFonts w:ascii="Calibri" w:eastAsia="Times New Roman" w:hAnsi="Calibri" w:cs="Calibri"/>
                <w:color w:val="000000"/>
                <w:kern w:val="0"/>
                <w:sz w:val="24"/>
                <w:szCs w:val="24"/>
                <w:lang w:val="en-US" w:eastAsia="es-MX"/>
                <w14:ligatures w14:val="none"/>
              </w:rPr>
              <w:t>) OR AB=("</w:t>
            </w:r>
            <w:proofErr w:type="spellStart"/>
            <w:r w:rsidRPr="00EF17D7">
              <w:rPr>
                <w:rFonts w:ascii="Calibri" w:eastAsia="Times New Roman" w:hAnsi="Calibri" w:cs="Calibri"/>
                <w:color w:val="000000"/>
                <w:kern w:val="0"/>
                <w:sz w:val="24"/>
                <w:szCs w:val="24"/>
                <w:lang w:val="en-US" w:eastAsia="es-MX"/>
                <w14:ligatures w14:val="none"/>
              </w:rPr>
              <w:t>psilocibin</w:t>
            </w:r>
            <w:proofErr w:type="spellEnd"/>
            <w:r w:rsidRPr="00EF17D7">
              <w:rPr>
                <w:rFonts w:ascii="Calibri" w:eastAsia="Times New Roman" w:hAnsi="Calibri" w:cs="Calibri"/>
                <w:color w:val="000000"/>
                <w:kern w:val="0"/>
                <w:sz w:val="24"/>
                <w:szCs w:val="24"/>
                <w:lang w:val="en-US" w:eastAsia="es-MX"/>
                <w14:ligatures w14:val="none"/>
              </w:rPr>
              <w:t xml:space="preserve">") </w:t>
            </w:r>
          </w:p>
        </w:tc>
        <w:tc>
          <w:tcPr>
            <w:tcW w:w="571" w:type="pct"/>
            <w:hideMark/>
          </w:tcPr>
          <w:p w14:paraId="140A5576"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4073</w:t>
            </w:r>
          </w:p>
        </w:tc>
      </w:tr>
      <w:tr w:rsidR="009E6257" w:rsidRPr="00386032" w14:paraId="7BB959BB" w14:textId="77777777">
        <w:trPr>
          <w:trHeight w:val="332"/>
        </w:trPr>
        <w:tc>
          <w:tcPr>
            <w:tcW w:w="246" w:type="pct"/>
            <w:hideMark/>
          </w:tcPr>
          <w:p w14:paraId="436D0C06"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3</w:t>
            </w:r>
          </w:p>
        </w:tc>
        <w:tc>
          <w:tcPr>
            <w:tcW w:w="4183" w:type="pct"/>
            <w:hideMark/>
          </w:tcPr>
          <w:p w14:paraId="49731952"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(TS</w:t>
            </w:r>
            <w:proofErr w:type="gramStart"/>
            <w:r w:rsidRPr="00EF17D7">
              <w:rPr>
                <w:rFonts w:ascii="Calibri" w:eastAsia="Times New Roman" w:hAnsi="Calibri" w:cs="Calibri"/>
                <w:color w:val="000000"/>
                <w:kern w:val="0"/>
                <w:sz w:val="24"/>
                <w:szCs w:val="24"/>
                <w:lang w:val="en-US" w:eastAsia="es-MX"/>
                <w14:ligatures w14:val="none"/>
              </w:rPr>
              <w:t>=(</w:t>
            </w:r>
            <w:proofErr w:type="gramEnd"/>
            <w:r w:rsidRPr="00EF17D7">
              <w:rPr>
                <w:rFonts w:ascii="Calibri" w:eastAsia="Times New Roman" w:hAnsi="Calibri" w:cs="Calibri"/>
                <w:color w:val="000000"/>
                <w:kern w:val="0"/>
                <w:sz w:val="24"/>
                <w:szCs w:val="24"/>
                <w:lang w:val="en-US" w:eastAsia="es-MX"/>
                <w14:ligatures w14:val="none"/>
              </w:rPr>
              <w:t xml:space="preserve">"depression and anxiety")) OR TS=(dysthymia) </w:t>
            </w:r>
          </w:p>
        </w:tc>
        <w:tc>
          <w:tcPr>
            <w:tcW w:w="571" w:type="pct"/>
            <w:hideMark/>
          </w:tcPr>
          <w:p w14:paraId="5F9F4224"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52429</w:t>
            </w:r>
          </w:p>
        </w:tc>
      </w:tr>
      <w:tr w:rsidR="009E6257" w:rsidRPr="00386032" w14:paraId="1A82CF53" w14:textId="77777777">
        <w:trPr>
          <w:trHeight w:val="587"/>
        </w:trPr>
        <w:tc>
          <w:tcPr>
            <w:tcW w:w="246" w:type="pct"/>
            <w:hideMark/>
          </w:tcPr>
          <w:p w14:paraId="10B46867"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4</w:t>
            </w:r>
          </w:p>
        </w:tc>
        <w:tc>
          <w:tcPr>
            <w:tcW w:w="4183" w:type="pct"/>
            <w:hideMark/>
          </w:tcPr>
          <w:p w14:paraId="7415E87E"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TI=("depression") OR TI=("depressive") OR TI=("anxiety") OR AB=("depression") OR AB=("depressive") OR AB=("anxiety") </w:t>
            </w:r>
          </w:p>
        </w:tc>
        <w:tc>
          <w:tcPr>
            <w:tcW w:w="571" w:type="pct"/>
            <w:hideMark/>
          </w:tcPr>
          <w:p w14:paraId="07852901"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1253483</w:t>
            </w:r>
          </w:p>
        </w:tc>
      </w:tr>
      <w:tr w:rsidR="009E6257" w:rsidRPr="00386032" w14:paraId="0073B269" w14:textId="77777777">
        <w:trPr>
          <w:trHeight w:val="305"/>
        </w:trPr>
        <w:tc>
          <w:tcPr>
            <w:tcW w:w="246" w:type="pct"/>
            <w:hideMark/>
          </w:tcPr>
          <w:p w14:paraId="27587354"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w:t>
            </w:r>
          </w:p>
        </w:tc>
        <w:tc>
          <w:tcPr>
            <w:tcW w:w="4183" w:type="pct"/>
            <w:hideMark/>
          </w:tcPr>
          <w:p w14:paraId="074D1EA2"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#1 OR #2 </w:t>
            </w:r>
          </w:p>
        </w:tc>
        <w:tc>
          <w:tcPr>
            <w:tcW w:w="571" w:type="pct"/>
            <w:hideMark/>
          </w:tcPr>
          <w:p w14:paraId="349CDA69"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5320</w:t>
            </w:r>
          </w:p>
        </w:tc>
      </w:tr>
      <w:tr w:rsidR="009E6257" w:rsidRPr="00386032" w14:paraId="3E9C391E" w14:textId="77777777">
        <w:trPr>
          <w:trHeight w:val="390"/>
        </w:trPr>
        <w:tc>
          <w:tcPr>
            <w:tcW w:w="246" w:type="pct"/>
            <w:hideMark/>
          </w:tcPr>
          <w:p w14:paraId="71900576"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6</w:t>
            </w:r>
          </w:p>
        </w:tc>
        <w:tc>
          <w:tcPr>
            <w:tcW w:w="4183" w:type="pct"/>
            <w:hideMark/>
          </w:tcPr>
          <w:p w14:paraId="3D2E7D39"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#3 OR #4 </w:t>
            </w:r>
          </w:p>
        </w:tc>
        <w:tc>
          <w:tcPr>
            <w:tcW w:w="571" w:type="pct"/>
            <w:hideMark/>
          </w:tcPr>
          <w:p w14:paraId="3B86D4BD"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1254219</w:t>
            </w:r>
          </w:p>
        </w:tc>
      </w:tr>
      <w:tr w:rsidR="009E6257" w:rsidRPr="00386032" w14:paraId="5F9C26A1" w14:textId="77777777">
        <w:trPr>
          <w:trHeight w:val="383"/>
        </w:trPr>
        <w:tc>
          <w:tcPr>
            <w:tcW w:w="246" w:type="pct"/>
            <w:hideMark/>
          </w:tcPr>
          <w:p w14:paraId="0A48014E"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7</w:t>
            </w:r>
          </w:p>
        </w:tc>
        <w:tc>
          <w:tcPr>
            <w:tcW w:w="4183" w:type="pct"/>
            <w:hideMark/>
          </w:tcPr>
          <w:p w14:paraId="0766B2CE"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#5 AND #6 </w:t>
            </w:r>
          </w:p>
        </w:tc>
        <w:tc>
          <w:tcPr>
            <w:tcW w:w="571" w:type="pct"/>
            <w:hideMark/>
          </w:tcPr>
          <w:p w14:paraId="09E6356C"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1600</w:t>
            </w:r>
          </w:p>
        </w:tc>
      </w:tr>
      <w:tr w:rsidR="009E6257" w:rsidRPr="00386032" w14:paraId="656C7FAC" w14:textId="77777777">
        <w:trPr>
          <w:trHeight w:val="520"/>
        </w:trPr>
        <w:tc>
          <w:tcPr>
            <w:tcW w:w="246" w:type="pct"/>
            <w:hideMark/>
          </w:tcPr>
          <w:p w14:paraId="0482E9C0"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8</w:t>
            </w:r>
          </w:p>
        </w:tc>
        <w:tc>
          <w:tcPr>
            <w:tcW w:w="4183" w:type="pct"/>
            <w:hideMark/>
          </w:tcPr>
          <w:p w14:paraId="2D4E1682" w14:textId="77777777" w:rsidR="009E6257" w:rsidRPr="0077261B"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#5 AND #6 and (Publication Years) </w:t>
            </w:r>
          </w:p>
        </w:tc>
        <w:tc>
          <w:tcPr>
            <w:tcW w:w="571" w:type="pct"/>
            <w:hideMark/>
          </w:tcPr>
          <w:p w14:paraId="27C25611"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1198</w:t>
            </w:r>
          </w:p>
        </w:tc>
      </w:tr>
      <w:tr w:rsidR="009E6257" w:rsidRPr="00386032" w14:paraId="605DFB15" w14:textId="77777777">
        <w:trPr>
          <w:trHeight w:val="587"/>
        </w:trPr>
        <w:tc>
          <w:tcPr>
            <w:tcW w:w="246" w:type="pct"/>
            <w:hideMark/>
          </w:tcPr>
          <w:p w14:paraId="0E6ADDDA"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lastRenderedPageBreak/>
              <w:t>9</w:t>
            </w:r>
          </w:p>
        </w:tc>
        <w:tc>
          <w:tcPr>
            <w:tcW w:w="4183" w:type="pct"/>
            <w:hideMark/>
          </w:tcPr>
          <w:p w14:paraId="34CDAB0B"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#5 AND #6 and (Publication Years) and (Open Access) </w:t>
            </w:r>
          </w:p>
          <w:p w14:paraId="51279D56" w14:textId="77777777" w:rsidR="009E6257" w:rsidRPr="00EF17D7" w:rsidRDefault="009E6257">
            <w:pPr>
              <w:rPr>
                <w:rFonts w:ascii="Calibri" w:eastAsia="Times New Roman" w:hAnsi="Calibri" w:cs="Calibri"/>
                <w:color w:val="000000"/>
                <w:kern w:val="0"/>
                <w:sz w:val="24"/>
                <w:szCs w:val="24"/>
                <w:lang w:val="en-US" w:eastAsia="es-MX"/>
                <w14:ligatures w14:val="none"/>
              </w:rPr>
            </w:pPr>
          </w:p>
        </w:tc>
        <w:tc>
          <w:tcPr>
            <w:tcW w:w="571" w:type="pct"/>
            <w:hideMark/>
          </w:tcPr>
          <w:p w14:paraId="77CBCBFF"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715</w:t>
            </w:r>
          </w:p>
        </w:tc>
      </w:tr>
      <w:tr w:rsidR="009E6257" w:rsidRPr="00EF17D7" w14:paraId="3C9AB842" w14:textId="77777777">
        <w:trPr>
          <w:trHeight w:val="70"/>
        </w:trPr>
        <w:tc>
          <w:tcPr>
            <w:tcW w:w="246" w:type="pct"/>
            <w:hideMark/>
          </w:tcPr>
          <w:p w14:paraId="107641CD"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10</w:t>
            </w:r>
          </w:p>
        </w:tc>
        <w:tc>
          <w:tcPr>
            <w:tcW w:w="4183" w:type="pct"/>
            <w:hideMark/>
          </w:tcPr>
          <w:p w14:paraId="23C721E7"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 AND #6 and (Publication Years) and (Open Access) and (</w:t>
            </w:r>
            <w:proofErr w:type="spellStart"/>
            <w:r w:rsidRPr="00EF17D7">
              <w:rPr>
                <w:rFonts w:ascii="Calibri" w:eastAsia="Times New Roman" w:hAnsi="Calibri" w:cs="Calibri"/>
                <w:color w:val="000000"/>
                <w:kern w:val="0"/>
                <w:sz w:val="24"/>
                <w:szCs w:val="24"/>
                <w:lang w:val="en-US" w:eastAsia="es-MX"/>
                <w14:ligatures w14:val="none"/>
              </w:rPr>
              <w:t>MeSH</w:t>
            </w:r>
            <w:proofErr w:type="spellEnd"/>
            <w:r w:rsidRPr="00EF17D7">
              <w:rPr>
                <w:rFonts w:ascii="Calibri" w:eastAsia="Times New Roman" w:hAnsi="Calibri" w:cs="Calibri"/>
                <w:color w:val="000000"/>
                <w:kern w:val="0"/>
                <w:sz w:val="24"/>
                <w:szCs w:val="24"/>
                <w:lang w:val="en-US" w:eastAsia="es-MX"/>
                <w14:ligatures w14:val="none"/>
              </w:rPr>
              <w:t xml:space="preserve"> Headings)</w:t>
            </w:r>
          </w:p>
        </w:tc>
        <w:tc>
          <w:tcPr>
            <w:tcW w:w="571" w:type="pct"/>
            <w:hideMark/>
          </w:tcPr>
          <w:p w14:paraId="296C58E3"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417</w:t>
            </w:r>
          </w:p>
        </w:tc>
      </w:tr>
      <w:tr w:rsidR="009E6257" w:rsidRPr="00EF17D7" w14:paraId="45C54B69" w14:textId="77777777">
        <w:trPr>
          <w:trHeight w:val="70"/>
        </w:trPr>
        <w:tc>
          <w:tcPr>
            <w:tcW w:w="246" w:type="pct"/>
            <w:hideMark/>
          </w:tcPr>
          <w:p w14:paraId="169B93DF"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11</w:t>
            </w:r>
          </w:p>
        </w:tc>
        <w:tc>
          <w:tcPr>
            <w:tcW w:w="4183" w:type="pct"/>
            <w:hideMark/>
          </w:tcPr>
          <w:p w14:paraId="698487F5"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 AND #6 and (Publication Years) and (Open Access) and (</w:t>
            </w:r>
            <w:proofErr w:type="spellStart"/>
            <w:r w:rsidRPr="00EF17D7">
              <w:rPr>
                <w:rFonts w:ascii="Calibri" w:eastAsia="Times New Roman" w:hAnsi="Calibri" w:cs="Calibri"/>
                <w:color w:val="000000"/>
                <w:kern w:val="0"/>
                <w:sz w:val="24"/>
                <w:szCs w:val="24"/>
                <w:lang w:val="en-US" w:eastAsia="es-MX"/>
                <w14:ligatures w14:val="none"/>
              </w:rPr>
              <w:t>MeSH</w:t>
            </w:r>
            <w:proofErr w:type="spellEnd"/>
            <w:r w:rsidRPr="00EF17D7">
              <w:rPr>
                <w:rFonts w:ascii="Calibri" w:eastAsia="Times New Roman" w:hAnsi="Calibri" w:cs="Calibri"/>
                <w:color w:val="000000"/>
                <w:kern w:val="0"/>
                <w:sz w:val="24"/>
                <w:szCs w:val="24"/>
                <w:lang w:val="en-US" w:eastAsia="es-MX"/>
                <w14:ligatures w14:val="none"/>
              </w:rPr>
              <w:t xml:space="preserve"> Headings)</w:t>
            </w:r>
            <w:r>
              <w:rPr>
                <w:rFonts w:ascii="Calibri" w:eastAsia="Times New Roman" w:hAnsi="Calibri" w:cs="Calibri"/>
                <w:color w:val="000000"/>
                <w:kern w:val="0"/>
                <w:sz w:val="24"/>
                <w:szCs w:val="24"/>
                <w:lang w:val="en-US" w:eastAsia="es-MX"/>
                <w14:ligatures w14:val="none"/>
              </w:rPr>
              <w:t xml:space="preserve"> and</w:t>
            </w:r>
            <w:r w:rsidRPr="00EF17D7">
              <w:rPr>
                <w:rFonts w:ascii="Calibri" w:eastAsia="Times New Roman" w:hAnsi="Calibri" w:cs="Calibri"/>
                <w:color w:val="000000"/>
                <w:kern w:val="0"/>
                <w:sz w:val="24"/>
                <w:szCs w:val="24"/>
                <w:lang w:val="en-US" w:eastAsia="es-MX"/>
                <w14:ligatures w14:val="none"/>
              </w:rPr>
              <w:t xml:space="preserve"> (Major Concepts) </w:t>
            </w:r>
          </w:p>
        </w:tc>
        <w:tc>
          <w:tcPr>
            <w:tcW w:w="571" w:type="pct"/>
            <w:hideMark/>
          </w:tcPr>
          <w:p w14:paraId="1C60B9D1"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235</w:t>
            </w:r>
          </w:p>
        </w:tc>
      </w:tr>
      <w:tr w:rsidR="009E6257" w:rsidRPr="00EF17D7" w14:paraId="79D7668C" w14:textId="77777777">
        <w:trPr>
          <w:trHeight w:val="694"/>
        </w:trPr>
        <w:tc>
          <w:tcPr>
            <w:tcW w:w="246" w:type="pct"/>
            <w:hideMark/>
          </w:tcPr>
          <w:p w14:paraId="3CEAD5BC"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12</w:t>
            </w:r>
          </w:p>
        </w:tc>
        <w:tc>
          <w:tcPr>
            <w:tcW w:w="4183" w:type="pct"/>
            <w:hideMark/>
          </w:tcPr>
          <w:p w14:paraId="181657EE"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 xml:space="preserve">#5 AND #6 </w:t>
            </w:r>
            <w:r w:rsidRPr="00EF17D7">
              <w:rPr>
                <w:rFonts w:ascii="Calibri" w:eastAsia="Times New Roman" w:hAnsi="Calibri" w:cs="Calibri"/>
                <w:color w:val="000000"/>
                <w:kern w:val="0"/>
                <w:sz w:val="24"/>
                <w:szCs w:val="24"/>
                <w:lang w:val="en-US" w:eastAsia="es-MX"/>
                <w14:ligatures w14:val="none"/>
              </w:rPr>
              <w:t>and (Publication Years) and (Open Access) and (</w:t>
            </w:r>
            <w:proofErr w:type="spellStart"/>
            <w:r w:rsidRPr="00EF17D7">
              <w:rPr>
                <w:rFonts w:ascii="Calibri" w:eastAsia="Times New Roman" w:hAnsi="Calibri" w:cs="Calibri"/>
                <w:color w:val="000000"/>
                <w:kern w:val="0"/>
                <w:sz w:val="24"/>
                <w:szCs w:val="24"/>
                <w:lang w:val="en-US" w:eastAsia="es-MX"/>
                <w14:ligatures w14:val="none"/>
              </w:rPr>
              <w:t>MeSH</w:t>
            </w:r>
            <w:proofErr w:type="spellEnd"/>
            <w:r w:rsidRPr="00EF17D7">
              <w:rPr>
                <w:rFonts w:ascii="Calibri" w:eastAsia="Times New Roman" w:hAnsi="Calibri" w:cs="Calibri"/>
                <w:color w:val="000000"/>
                <w:kern w:val="0"/>
                <w:sz w:val="24"/>
                <w:szCs w:val="24"/>
                <w:lang w:val="en-US" w:eastAsia="es-MX"/>
                <w14:ligatures w14:val="none"/>
              </w:rPr>
              <w:t xml:space="preserve"> Headings)</w:t>
            </w:r>
            <w:r>
              <w:rPr>
                <w:rFonts w:ascii="Calibri" w:eastAsia="Times New Roman" w:hAnsi="Calibri" w:cs="Calibri"/>
                <w:color w:val="000000"/>
                <w:kern w:val="0"/>
                <w:sz w:val="24"/>
                <w:szCs w:val="24"/>
                <w:lang w:val="en-US" w:eastAsia="es-MX"/>
                <w14:ligatures w14:val="none"/>
              </w:rPr>
              <w:t xml:space="preserve"> and</w:t>
            </w:r>
            <w:r w:rsidRPr="00EF17D7">
              <w:rPr>
                <w:rFonts w:ascii="Calibri" w:eastAsia="Times New Roman" w:hAnsi="Calibri" w:cs="Calibri"/>
                <w:color w:val="000000"/>
                <w:kern w:val="0"/>
                <w:sz w:val="24"/>
                <w:szCs w:val="24"/>
                <w:lang w:val="en-US" w:eastAsia="es-MX"/>
                <w14:ligatures w14:val="none"/>
              </w:rPr>
              <w:t xml:space="preserve"> (Major Concepts)</w:t>
            </w:r>
            <w:r>
              <w:rPr>
                <w:rFonts w:ascii="Calibri" w:eastAsia="Times New Roman" w:hAnsi="Calibri" w:cs="Calibri"/>
                <w:color w:val="000000"/>
                <w:kern w:val="0"/>
                <w:sz w:val="24"/>
                <w:szCs w:val="24"/>
                <w:lang w:val="en-US" w:eastAsia="es-MX"/>
                <w14:ligatures w14:val="none"/>
              </w:rPr>
              <w:t xml:space="preserve"> </w:t>
            </w:r>
            <w:r w:rsidRPr="00386032">
              <w:rPr>
                <w:rFonts w:ascii="Calibri" w:eastAsia="Times New Roman" w:hAnsi="Calibri" w:cs="Calibri"/>
                <w:color w:val="000000"/>
                <w:kern w:val="0"/>
                <w:sz w:val="24"/>
                <w:szCs w:val="24"/>
                <w:lang w:val="en-US" w:eastAsia="es-MX"/>
                <w14:ligatures w14:val="none"/>
              </w:rPr>
              <w:t xml:space="preserve">and </w:t>
            </w:r>
            <w:r w:rsidRPr="00EF17D7">
              <w:rPr>
                <w:rFonts w:ascii="Calibri" w:eastAsia="Times New Roman" w:hAnsi="Calibri" w:cs="Calibri"/>
                <w:color w:val="000000"/>
                <w:kern w:val="0"/>
                <w:sz w:val="24"/>
                <w:szCs w:val="24"/>
                <w:lang w:val="en-US" w:eastAsia="es-MX"/>
                <w14:ligatures w14:val="none"/>
              </w:rPr>
              <w:t>(Exclude – Document Types)</w:t>
            </w:r>
          </w:p>
        </w:tc>
        <w:tc>
          <w:tcPr>
            <w:tcW w:w="571" w:type="pct"/>
            <w:hideMark/>
          </w:tcPr>
          <w:p w14:paraId="2C37F5A4"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229</w:t>
            </w:r>
          </w:p>
        </w:tc>
      </w:tr>
      <w:tr w:rsidR="009E6257" w:rsidRPr="00EF17D7" w14:paraId="07D09534" w14:textId="77777777">
        <w:trPr>
          <w:trHeight w:val="425"/>
        </w:trPr>
        <w:tc>
          <w:tcPr>
            <w:tcW w:w="246" w:type="pct"/>
            <w:hideMark/>
          </w:tcPr>
          <w:p w14:paraId="5785FE1F"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13</w:t>
            </w:r>
          </w:p>
        </w:tc>
        <w:tc>
          <w:tcPr>
            <w:tcW w:w="4183" w:type="pct"/>
            <w:hideMark/>
          </w:tcPr>
          <w:p w14:paraId="4A72CF71"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((TI</w:t>
            </w:r>
            <w:proofErr w:type="gramStart"/>
            <w:r w:rsidRPr="00EF17D7">
              <w:rPr>
                <w:rFonts w:ascii="Calibri" w:eastAsia="Times New Roman" w:hAnsi="Calibri" w:cs="Calibri"/>
                <w:color w:val="000000"/>
                <w:kern w:val="0"/>
                <w:sz w:val="24"/>
                <w:szCs w:val="24"/>
                <w:lang w:val="en-US" w:eastAsia="es-MX"/>
                <w14:ligatures w14:val="none"/>
              </w:rPr>
              <w:t>=(</w:t>
            </w:r>
            <w:proofErr w:type="gramEnd"/>
            <w:r w:rsidRPr="00EF17D7">
              <w:rPr>
                <w:rFonts w:ascii="Calibri" w:eastAsia="Times New Roman" w:hAnsi="Calibri" w:cs="Calibri"/>
                <w:color w:val="000000"/>
                <w:kern w:val="0"/>
                <w:sz w:val="24"/>
                <w:szCs w:val="24"/>
                <w:lang w:val="en-US" w:eastAsia="es-MX"/>
                <w14:ligatures w14:val="none"/>
              </w:rPr>
              <w:t>"systematic review")) OR TI=(meta-analysis)) OR TI=("</w:t>
            </w:r>
            <w:proofErr w:type="spellStart"/>
            <w:r w:rsidRPr="00EF17D7">
              <w:rPr>
                <w:rFonts w:ascii="Calibri" w:eastAsia="Times New Roman" w:hAnsi="Calibri" w:cs="Calibri"/>
                <w:color w:val="000000"/>
                <w:kern w:val="0"/>
                <w:sz w:val="24"/>
                <w:szCs w:val="24"/>
                <w:lang w:val="en-US" w:eastAsia="es-MX"/>
                <w14:ligatures w14:val="none"/>
              </w:rPr>
              <w:t>metaanalysis</w:t>
            </w:r>
            <w:proofErr w:type="spellEnd"/>
            <w:r w:rsidRPr="00EF17D7">
              <w:rPr>
                <w:rFonts w:ascii="Calibri" w:eastAsia="Times New Roman" w:hAnsi="Calibri" w:cs="Calibri"/>
                <w:color w:val="000000"/>
                <w:kern w:val="0"/>
                <w:sz w:val="24"/>
                <w:szCs w:val="24"/>
                <w:lang w:val="en-US" w:eastAsia="es-MX"/>
                <w14:ligatures w14:val="none"/>
              </w:rPr>
              <w:t xml:space="preserve">") </w:t>
            </w:r>
          </w:p>
        </w:tc>
        <w:tc>
          <w:tcPr>
            <w:tcW w:w="571" w:type="pct"/>
            <w:hideMark/>
          </w:tcPr>
          <w:p w14:paraId="318CF645"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571891</w:t>
            </w:r>
          </w:p>
        </w:tc>
      </w:tr>
      <w:tr w:rsidR="009E6257" w:rsidRPr="00EF17D7" w14:paraId="28DEFD1A" w14:textId="77777777">
        <w:trPr>
          <w:trHeight w:val="404"/>
        </w:trPr>
        <w:tc>
          <w:tcPr>
            <w:tcW w:w="246" w:type="pct"/>
            <w:hideMark/>
          </w:tcPr>
          <w:p w14:paraId="67F8A116"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14</w:t>
            </w:r>
          </w:p>
        </w:tc>
        <w:tc>
          <w:tcPr>
            <w:tcW w:w="4183" w:type="pct"/>
            <w:hideMark/>
          </w:tcPr>
          <w:p w14:paraId="4848C7D8"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#12 NOT #13 </w:t>
            </w:r>
          </w:p>
        </w:tc>
        <w:tc>
          <w:tcPr>
            <w:tcW w:w="571" w:type="pct"/>
            <w:hideMark/>
          </w:tcPr>
          <w:p w14:paraId="2B27972A"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202</w:t>
            </w:r>
          </w:p>
        </w:tc>
      </w:tr>
      <w:tr w:rsidR="009E6257" w:rsidRPr="00EF17D7" w14:paraId="15EBCB5A" w14:textId="77777777">
        <w:trPr>
          <w:trHeight w:val="409"/>
        </w:trPr>
        <w:tc>
          <w:tcPr>
            <w:tcW w:w="246" w:type="pct"/>
            <w:hideMark/>
          </w:tcPr>
          <w:p w14:paraId="0DA095EE" w14:textId="77777777" w:rsidR="009E6257" w:rsidRPr="00FE0EE9" w:rsidRDefault="009E6257">
            <w:pPr>
              <w:jc w:val="right"/>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15</w:t>
            </w:r>
          </w:p>
        </w:tc>
        <w:tc>
          <w:tcPr>
            <w:tcW w:w="4183" w:type="pct"/>
            <w:hideMark/>
          </w:tcPr>
          <w:p w14:paraId="64A489E0" w14:textId="77777777" w:rsidR="009E6257" w:rsidRPr="00FE0EE9" w:rsidRDefault="009E6257">
            <w:pPr>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(#14) NOT #13</w:t>
            </w:r>
            <w:r>
              <w:rPr>
                <w:rFonts w:ascii="Calibri" w:eastAsia="Times New Roman" w:hAnsi="Calibri" w:cs="Calibri"/>
                <w:b/>
                <w:bCs/>
                <w:color w:val="000000"/>
                <w:kern w:val="0"/>
                <w:sz w:val="24"/>
                <w:szCs w:val="24"/>
                <w:highlight w:val="yellow"/>
                <w:lang w:val="en-US" w:eastAsia="es-MX"/>
                <w14:ligatures w14:val="none"/>
              </w:rPr>
              <w:t>, ES UN ERROR</w:t>
            </w:r>
          </w:p>
        </w:tc>
        <w:tc>
          <w:tcPr>
            <w:tcW w:w="571" w:type="pct"/>
            <w:hideMark/>
          </w:tcPr>
          <w:p w14:paraId="174A3BFB" w14:textId="77777777" w:rsidR="009E6257" w:rsidRPr="00FE0EE9" w:rsidRDefault="009E6257">
            <w:pPr>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202</w:t>
            </w:r>
          </w:p>
        </w:tc>
      </w:tr>
      <w:tr w:rsidR="009E6257" w:rsidRPr="00EF17D7" w14:paraId="0B8C043D" w14:textId="77777777">
        <w:trPr>
          <w:trHeight w:val="587"/>
        </w:trPr>
        <w:tc>
          <w:tcPr>
            <w:tcW w:w="246" w:type="pct"/>
            <w:hideMark/>
          </w:tcPr>
          <w:p w14:paraId="11E4F3E5"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16</w:t>
            </w:r>
          </w:p>
        </w:tc>
        <w:tc>
          <w:tcPr>
            <w:tcW w:w="4183" w:type="pct"/>
            <w:hideMark/>
          </w:tcPr>
          <w:p w14:paraId="176D5483"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((#14) NOT #13) NOT (DT==("REVIEW")) </w:t>
            </w:r>
          </w:p>
        </w:tc>
        <w:tc>
          <w:tcPr>
            <w:tcW w:w="571" w:type="pct"/>
            <w:hideMark/>
          </w:tcPr>
          <w:p w14:paraId="584FE188"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139</w:t>
            </w:r>
          </w:p>
        </w:tc>
      </w:tr>
    </w:tbl>
    <w:p w14:paraId="158B45DF" w14:textId="77777777" w:rsidR="009E6257" w:rsidRPr="00254825" w:rsidRDefault="009E6257" w:rsidP="009E6257">
      <w:pPr>
        <w:rPr>
          <w:rFonts w:ascii="Arial" w:hAnsi="Arial" w:cs="Arial"/>
          <w:sz w:val="20"/>
          <w:szCs w:val="20"/>
          <w:lang w:val="en-US"/>
        </w:rPr>
      </w:pPr>
    </w:p>
    <w:p w14:paraId="1B0427D9" w14:textId="77777777" w:rsidR="009E6257" w:rsidRPr="00816FB5" w:rsidRDefault="009E6257" w:rsidP="009E6257">
      <w:pPr>
        <w:rPr>
          <w:rFonts w:ascii="Arial" w:hAnsi="Arial" w:cs="Arial"/>
          <w:sz w:val="20"/>
          <w:szCs w:val="20"/>
          <w:lang w:val="en-US"/>
        </w:rPr>
      </w:pPr>
    </w:p>
    <w:p w14:paraId="09796D47" w14:textId="77777777" w:rsidR="009E6257" w:rsidRPr="00503ECD" w:rsidRDefault="009E6257" w:rsidP="009E6257">
      <w:pPr>
        <w:pStyle w:val="Bibliografa"/>
        <w:rPr>
          <w:rFonts w:ascii="Calibri" w:hAnsi="Calibri" w:cs="Calibri"/>
          <w:kern w:val="0"/>
          <w:lang w:val="es-MX"/>
        </w:rPr>
      </w:pPr>
      <w:r>
        <w:rPr>
          <w:lang w:val="en-US"/>
        </w:rPr>
        <w:fldChar w:fldCharType="begin"/>
      </w:r>
      <w:r w:rsidRPr="00503ECD">
        <w:rPr>
          <w:lang w:val="es-MX"/>
        </w:rPr>
        <w:instrText xml:space="preserve"> ADDIN ZOTERO_BIBL {"uncited":[],"omitted":[],"custom":[]} CSL_BIBLIOGRAPHY </w:instrText>
      </w:r>
      <w:r>
        <w:rPr>
          <w:lang w:val="en-US"/>
        </w:rPr>
        <w:fldChar w:fldCharType="separate"/>
      </w:r>
      <w:r w:rsidRPr="00503ECD">
        <w:rPr>
          <w:rFonts w:ascii="Calibri" w:hAnsi="Calibri" w:cs="Calibri"/>
          <w:kern w:val="0"/>
          <w:lang w:val="es-MX"/>
        </w:rPr>
        <w:t xml:space="preserve">[1] </w:t>
      </w:r>
      <w:r w:rsidRPr="00503ECD">
        <w:rPr>
          <w:rFonts w:ascii="Calibri" w:hAnsi="Calibri" w:cs="Calibri"/>
          <w:kern w:val="0"/>
          <w:lang w:val="es-MX"/>
        </w:rPr>
        <w:tab/>
        <w:t>Guitián CG. Buscar en MEDLINE con PubMed.</w:t>
      </w:r>
    </w:p>
    <w:p w14:paraId="1261EE2C" w14:textId="77777777" w:rsidR="009E6257" w:rsidRPr="00503ECD" w:rsidRDefault="009E6257" w:rsidP="009E6257">
      <w:pPr>
        <w:rPr>
          <w:lang w:val="es-MX"/>
        </w:rPr>
      </w:pPr>
      <w:r>
        <w:rPr>
          <w:lang w:val="en-US"/>
        </w:rPr>
        <w:fldChar w:fldCharType="end"/>
      </w:r>
    </w:p>
    <w:p w14:paraId="51FADC5C" w14:textId="77777777" w:rsidR="009E6257" w:rsidRPr="00503ECD" w:rsidRDefault="009E6257" w:rsidP="009E6257">
      <w:pPr>
        <w:rPr>
          <w:lang w:val="es-MX"/>
        </w:rPr>
      </w:pPr>
    </w:p>
    <w:p w14:paraId="1FE48F1D" w14:textId="77777777" w:rsidR="009E6257" w:rsidRPr="00503ECD" w:rsidRDefault="009E6257" w:rsidP="009E6257">
      <w:pPr>
        <w:rPr>
          <w:lang w:val="es-MX"/>
        </w:rPr>
      </w:pPr>
    </w:p>
    <w:p w14:paraId="1E530F46" w14:textId="77777777" w:rsidR="009E6257" w:rsidRPr="00503ECD" w:rsidRDefault="009E6257" w:rsidP="009E6257">
      <w:pPr>
        <w:rPr>
          <w:lang w:val="es-MX"/>
        </w:rPr>
      </w:pPr>
    </w:p>
    <w:p w14:paraId="737DABB2" w14:textId="77777777" w:rsidR="009E6257" w:rsidRPr="00503ECD" w:rsidRDefault="009E6257" w:rsidP="009E6257">
      <w:pPr>
        <w:rPr>
          <w:lang w:val="es-MX"/>
        </w:rPr>
      </w:pPr>
    </w:p>
    <w:p w14:paraId="3730BF81" w14:textId="77777777" w:rsidR="009E6257" w:rsidRPr="00503ECD" w:rsidRDefault="009E6257" w:rsidP="009E6257">
      <w:pPr>
        <w:rPr>
          <w:lang w:val="es-MX"/>
        </w:rPr>
      </w:pPr>
      <w:r w:rsidRPr="00503ECD">
        <w:rPr>
          <w:lang w:val="es-MX"/>
        </w:rPr>
        <w:t xml:space="preserve">traducción de la pregunta de investigación </w:t>
      </w:r>
    </w:p>
    <w:p w14:paraId="642F8ACF" w14:textId="77777777" w:rsidR="009E6257" w:rsidRPr="00503ECD" w:rsidRDefault="009E6257" w:rsidP="009E6257">
      <w:pPr>
        <w:rPr>
          <w:lang w:val="es-MX"/>
        </w:rPr>
      </w:pPr>
      <w:r w:rsidRPr="00503ECD">
        <w:rPr>
          <w:lang w:val="es-MX"/>
        </w:rPr>
        <w:t xml:space="preserve">Operadores booleanos y de proximidad </w:t>
      </w:r>
    </w:p>
    <w:p w14:paraId="0EED03F7" w14:textId="77777777" w:rsidR="009E6257" w:rsidRPr="00503ECD" w:rsidRDefault="009E6257" w:rsidP="009E6257">
      <w:pPr>
        <w:rPr>
          <w:lang w:val="es-MX"/>
        </w:rPr>
      </w:pPr>
      <w:r w:rsidRPr="00503ECD">
        <w:rPr>
          <w:lang w:val="es-MX"/>
        </w:rPr>
        <w:t xml:space="preserve">términos de indexación </w:t>
      </w:r>
    </w:p>
    <w:p w14:paraId="35BDC943" w14:textId="77777777" w:rsidR="009E6257" w:rsidRPr="00503ECD" w:rsidRDefault="009E6257" w:rsidP="009E6257">
      <w:pPr>
        <w:rPr>
          <w:lang w:val="es-MX"/>
        </w:rPr>
      </w:pPr>
      <w:r w:rsidRPr="00503ECD">
        <w:rPr>
          <w:lang w:val="es-MX"/>
        </w:rPr>
        <w:t xml:space="preserve">búsqueda por palabras en el texto </w:t>
      </w:r>
    </w:p>
    <w:p w14:paraId="4CDEE176" w14:textId="77777777" w:rsidR="009E6257" w:rsidRPr="00503ECD" w:rsidRDefault="009E6257" w:rsidP="009E6257">
      <w:pPr>
        <w:rPr>
          <w:lang w:val="es-MX"/>
        </w:rPr>
      </w:pPr>
      <w:r w:rsidRPr="00503ECD">
        <w:rPr>
          <w:lang w:val="es-MX"/>
        </w:rPr>
        <w:t xml:space="preserve">ortografía, sintaxis y números de línea </w:t>
      </w:r>
    </w:p>
    <w:p w14:paraId="1D7C48B5" w14:textId="77777777" w:rsidR="009E6257" w:rsidRPr="00503ECD" w:rsidRDefault="009E6257" w:rsidP="009E6257">
      <w:pPr>
        <w:rPr>
          <w:lang w:val="es-MX"/>
        </w:rPr>
      </w:pPr>
      <w:r w:rsidRPr="00503ECD">
        <w:rPr>
          <w:lang w:val="es-MX"/>
        </w:rPr>
        <w:t xml:space="preserve">limitaciones y filtros </w:t>
      </w:r>
    </w:p>
    <w:p w14:paraId="43FDFD41" w14:textId="77777777" w:rsidR="009E6257" w:rsidRPr="00503ECD" w:rsidRDefault="009E6257" w:rsidP="009E6257">
      <w:pPr>
        <w:rPr>
          <w:lang w:val="es-MX"/>
        </w:rPr>
      </w:pPr>
      <w:r w:rsidRPr="00503ECD">
        <w:rPr>
          <w:lang w:val="es-MX"/>
        </w:rPr>
        <w:t>adaptaciones de la estrategia de búsqueda.</w:t>
      </w:r>
    </w:p>
    <w:p w14:paraId="01E9749E" w14:textId="77777777" w:rsidR="009E6257" w:rsidRPr="00503ECD" w:rsidRDefault="009E6257" w:rsidP="009E6257">
      <w:pPr>
        <w:rPr>
          <w:lang w:val="es-MX"/>
        </w:rPr>
      </w:pPr>
    </w:p>
    <w:p w14:paraId="742B883E" w14:textId="77777777" w:rsidR="009E6257" w:rsidRPr="00503ECD" w:rsidRDefault="009E6257" w:rsidP="009E6257">
      <w:pPr>
        <w:rPr>
          <w:lang w:val="es-MX"/>
        </w:rPr>
      </w:pPr>
    </w:p>
    <w:p w14:paraId="4516B13B" w14:textId="77777777" w:rsidR="009E6257" w:rsidRPr="00503ECD" w:rsidRDefault="009E6257" w:rsidP="009E6257">
      <w:pPr>
        <w:rPr>
          <w:lang w:val="es-MX"/>
        </w:rPr>
      </w:pPr>
    </w:p>
    <w:p w14:paraId="1299F4D6"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 xml:space="preserve">and 2022 or 2023 or 2024 or 2025 or 2026 (Publication Years) </w:t>
      </w:r>
    </w:p>
    <w:p w14:paraId="37526566"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 xml:space="preserve">and All Open Access (Open Access) </w:t>
      </w:r>
    </w:p>
    <w:p w14:paraId="6F08C19C"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lastRenderedPageBreak/>
        <w:t xml:space="preserve">and Humans or Hallucinogens or Psilocybin or Male or Female or Adult or Depression or Antidepressive Agents or Depressive Disorder Major or Middle Aged or Treatment Outcome or Anxiety or Depressive Disorder Treatment Resistant or Psychotherapy or Mental Disorders or Double Blind Method or Young Adult or Receptor Serotonin 5 Ht2a or Randomized Controlled Trials As Topic or Major Depressive Disorder or Stress Disorders Post Traumatic or Brain or Neoplasms or Mice Inbred C57bl or N Methyl 3 4 Methylenedioxyamphetamine or Surveys And Questionnaires or Anxiety Disorders or Behavior Animal or Serotonin or Quality Of Life or Aged or Disease Models Animal or Emotions or Neuronal Plasticity or Dose Response Relationship Drug or Stress Psychological or Escitalopram or Serotonin 5 Ht2 Receptor Agonists or Substance Related Disorders or Magnetic Resonance Imaging or N </w:t>
      </w:r>
      <w:proofErr w:type="spellStart"/>
      <w:r w:rsidRPr="00386032">
        <w:rPr>
          <w:rFonts w:ascii="Calibri" w:eastAsia="Times New Roman" w:hAnsi="Calibri" w:cs="Calibri"/>
          <w:color w:val="000000"/>
          <w:kern w:val="0"/>
          <w:sz w:val="24"/>
          <w:szCs w:val="24"/>
          <w:lang w:val="en-US" w:eastAsia="es-MX"/>
          <w14:ligatures w14:val="none"/>
        </w:rPr>
        <w:t>N</w:t>
      </w:r>
      <w:proofErr w:type="spellEnd"/>
      <w:r w:rsidRPr="00386032">
        <w:rPr>
          <w:rFonts w:ascii="Calibri" w:eastAsia="Times New Roman" w:hAnsi="Calibri" w:cs="Calibri"/>
          <w:color w:val="000000"/>
          <w:kern w:val="0"/>
          <w:sz w:val="24"/>
          <w:szCs w:val="24"/>
          <w:lang w:val="en-US" w:eastAsia="es-MX"/>
          <w14:ligatures w14:val="none"/>
        </w:rPr>
        <w:t xml:space="preserve"> Dimethyltryptamine or Australia or Bipolar Disorder or Cognition or Combined Modality Therapy or Psychiatric Status Rating Scales or Adolescent or </w:t>
      </w:r>
      <w:proofErr w:type="spellStart"/>
      <w:r w:rsidRPr="00386032">
        <w:rPr>
          <w:rFonts w:ascii="Calibri" w:eastAsia="Times New Roman" w:hAnsi="Calibri" w:cs="Calibri"/>
          <w:color w:val="000000"/>
          <w:kern w:val="0"/>
          <w:sz w:val="24"/>
          <w:szCs w:val="24"/>
          <w:lang w:val="en-US" w:eastAsia="es-MX"/>
          <w14:ligatures w14:val="none"/>
        </w:rPr>
        <w:t>Anti Anxiety</w:t>
      </w:r>
      <w:proofErr w:type="spellEnd"/>
      <w:r w:rsidRPr="00386032">
        <w:rPr>
          <w:rFonts w:ascii="Calibri" w:eastAsia="Times New Roman" w:hAnsi="Calibri" w:cs="Calibri"/>
          <w:color w:val="000000"/>
          <w:kern w:val="0"/>
          <w:sz w:val="24"/>
          <w:szCs w:val="24"/>
          <w:lang w:val="en-US" w:eastAsia="es-MX"/>
          <w14:ligatures w14:val="none"/>
        </w:rPr>
        <w:t xml:space="preserve"> Agents or Chronic Pain or Mental Health or Neurons or Pilot Projects or Affect or Agaricales or </w:t>
      </w:r>
      <w:proofErr w:type="spellStart"/>
      <w:r w:rsidRPr="00386032">
        <w:rPr>
          <w:rFonts w:ascii="Calibri" w:eastAsia="Times New Roman" w:hAnsi="Calibri" w:cs="Calibri"/>
          <w:color w:val="000000"/>
          <w:kern w:val="0"/>
          <w:sz w:val="24"/>
          <w:szCs w:val="24"/>
          <w:lang w:val="en-US" w:eastAsia="es-MX"/>
          <w14:ligatures w14:val="none"/>
        </w:rPr>
        <w:t>Banisteriopsis</w:t>
      </w:r>
      <w:proofErr w:type="spellEnd"/>
      <w:r w:rsidRPr="00386032">
        <w:rPr>
          <w:rFonts w:ascii="Calibri" w:eastAsia="Times New Roman" w:hAnsi="Calibri" w:cs="Calibri"/>
          <w:color w:val="000000"/>
          <w:kern w:val="0"/>
          <w:sz w:val="24"/>
          <w:szCs w:val="24"/>
          <w:lang w:val="en-US" w:eastAsia="es-MX"/>
          <w14:ligatures w14:val="none"/>
        </w:rPr>
        <w:t xml:space="preserve"> or Citalopram or Cross Over Studies or Depressive Disorder or Palliative Care or Prospective Studies or Selective Serotonin Reuptake Inhibitors or United States or Clinical Trials As Topic or Hippocampus or Prefrontal Cortex or </w:t>
      </w:r>
      <w:proofErr w:type="spellStart"/>
      <w:r w:rsidRPr="00386032">
        <w:rPr>
          <w:rFonts w:ascii="Calibri" w:eastAsia="Times New Roman" w:hAnsi="Calibri" w:cs="Calibri"/>
          <w:color w:val="000000"/>
          <w:kern w:val="0"/>
          <w:sz w:val="24"/>
          <w:szCs w:val="24"/>
          <w:lang w:val="en-US" w:eastAsia="es-MX"/>
          <w14:ligatures w14:val="none"/>
        </w:rPr>
        <w:t>Psilocybe</w:t>
      </w:r>
      <w:proofErr w:type="spellEnd"/>
      <w:r w:rsidRPr="00386032">
        <w:rPr>
          <w:rFonts w:ascii="Calibri" w:eastAsia="Times New Roman" w:hAnsi="Calibri" w:cs="Calibri"/>
          <w:color w:val="000000"/>
          <w:kern w:val="0"/>
          <w:sz w:val="24"/>
          <w:szCs w:val="24"/>
          <w:lang w:val="en-US" w:eastAsia="es-MX"/>
          <w14:ligatures w14:val="none"/>
        </w:rPr>
        <w:t xml:space="preserve"> or Psychiatry or Psychological Distress or Reproducibility Of Results or Brain Derived Neurotrophic Factor or Cross Sectional Studies or Fear or </w:t>
      </w:r>
      <w:proofErr w:type="spellStart"/>
      <w:r w:rsidRPr="00386032">
        <w:rPr>
          <w:rFonts w:ascii="Calibri" w:eastAsia="Times New Roman" w:hAnsi="Calibri" w:cs="Calibri"/>
          <w:color w:val="000000"/>
          <w:kern w:val="0"/>
          <w:sz w:val="24"/>
          <w:szCs w:val="24"/>
          <w:lang w:val="en-US" w:eastAsia="es-MX"/>
          <w14:ligatures w14:val="none"/>
        </w:rPr>
        <w:t>Hypothalamo</w:t>
      </w:r>
      <w:proofErr w:type="spellEnd"/>
      <w:r w:rsidRPr="00386032">
        <w:rPr>
          <w:rFonts w:ascii="Calibri" w:eastAsia="Times New Roman" w:hAnsi="Calibri" w:cs="Calibri"/>
          <w:color w:val="000000"/>
          <w:kern w:val="0"/>
          <w:sz w:val="24"/>
          <w:szCs w:val="24"/>
          <w:lang w:val="en-US" w:eastAsia="es-MX"/>
          <w14:ligatures w14:val="none"/>
        </w:rPr>
        <w:t xml:space="preserve"> Hypophyseal System or Mice Knockout or Outcome Assessment Health Care or Personality or Retrospective Studies or Reward or Tryptamines or Anhedonia or Cognitive Dysfunction or Ibogaine or Mysticism or Neuroimaging or Obsessive Compulsive Disorder or Time Factors or Veterans or Amphetamines or Consciousness or Extinction Psychological or Glutamic Acid or Health Knowledge Attitudes Practice or Inflammation or Longitudinal Studies or Nerve Tissue Proteins or Parkinson Disease or Pituitary Adrenal System or Psychotherapy Group or Aged 80 And Over or Aging or Analgesics or Analgesics Opioid or Attitude Of Health Personnel or Attitude To Death or Canada or Cerebral Cortex or Databases Factual or Diffusion Tensor Imaging or Dissociative Disorders or Drug Evaluation Preclinical or Drug Interactions or Existentialism or </w:t>
      </w:r>
      <w:proofErr w:type="spellStart"/>
      <w:r w:rsidRPr="00386032">
        <w:rPr>
          <w:rFonts w:ascii="Calibri" w:eastAsia="Times New Roman" w:hAnsi="Calibri" w:cs="Calibri"/>
          <w:color w:val="000000"/>
          <w:kern w:val="0"/>
          <w:sz w:val="24"/>
          <w:szCs w:val="24"/>
          <w:lang w:val="en-US" w:eastAsia="es-MX"/>
          <w14:ligatures w14:val="none"/>
        </w:rPr>
        <w:t>Fluorobenzenes</w:t>
      </w:r>
      <w:proofErr w:type="spellEnd"/>
      <w:r w:rsidRPr="00386032">
        <w:rPr>
          <w:rFonts w:ascii="Calibri" w:eastAsia="Times New Roman" w:hAnsi="Calibri" w:cs="Calibri"/>
          <w:color w:val="000000"/>
          <w:kern w:val="0"/>
          <w:sz w:val="24"/>
          <w:szCs w:val="24"/>
          <w:lang w:val="en-US" w:eastAsia="es-MX"/>
          <w14:ligatures w14:val="none"/>
        </w:rPr>
        <w:t xml:space="preserve"> or Follow Up Studies or Health Personnel or Internet or </w:t>
      </w:r>
      <w:proofErr w:type="spellStart"/>
      <w:r w:rsidRPr="00386032">
        <w:rPr>
          <w:rFonts w:ascii="Calibri" w:eastAsia="Times New Roman" w:hAnsi="Calibri" w:cs="Calibri"/>
          <w:color w:val="000000"/>
          <w:kern w:val="0"/>
          <w:sz w:val="24"/>
          <w:szCs w:val="24"/>
          <w:lang w:val="en-US" w:eastAsia="es-MX"/>
          <w14:ligatures w14:val="none"/>
        </w:rPr>
        <w:t>Ketanserin</w:t>
      </w:r>
      <w:proofErr w:type="spellEnd"/>
      <w:r w:rsidRPr="00386032">
        <w:rPr>
          <w:rFonts w:ascii="Calibri" w:eastAsia="Times New Roman" w:hAnsi="Calibri" w:cs="Calibri"/>
          <w:color w:val="000000"/>
          <w:kern w:val="0"/>
          <w:sz w:val="24"/>
          <w:szCs w:val="24"/>
          <w:lang w:val="en-US" w:eastAsia="es-MX"/>
          <w14:ligatures w14:val="none"/>
        </w:rPr>
        <w:t xml:space="preserve"> or Methoxydimethyltryptamines or Microglia or Mindfulness or Mood Disorders or Mothers or Music or Nerve Net or Neurogenesis or Neuroticism or Nucleus Accumbens or Phenethylamines or Piperidines or Primary Health Care or Prodrugs or Psychology or Psychometrics or Qualitative Research or Receptors N Methyl D Aspartate or Reversal Learning or Rodentia or Serotonin 5 Ht2 Receptor Antagonists or Serotonin Plasma Membrane Transport Proteins or Single Bli</w:t>
      </w:r>
      <w:r w:rsidRPr="00EF17D7">
        <w:rPr>
          <w:rFonts w:ascii="Calibri" w:eastAsia="Times New Roman" w:hAnsi="Calibri" w:cs="Calibri"/>
          <w:color w:val="000000"/>
          <w:kern w:val="0"/>
          <w:sz w:val="24"/>
          <w:szCs w:val="24"/>
          <w:lang w:val="en-US" w:eastAsia="es-MX"/>
          <w14:ligatures w14:val="none"/>
        </w:rPr>
        <w:t xml:space="preserve">nd Method or Substance Withdrawal Syndrome or Switzerland or Transcranial Magnetic Stimulation or Acceptance And Commitment Therapy or Adaptation Psychological or Administration Inhalation or Administration Oral or Alkaloids or Alzheimer Disease or Bias or Biosynthetic Pathways or Burnout Professional or Clinical Trials Phase </w:t>
      </w:r>
      <w:proofErr w:type="spellStart"/>
      <w:r w:rsidRPr="00EF17D7">
        <w:rPr>
          <w:rFonts w:ascii="Calibri" w:eastAsia="Times New Roman" w:hAnsi="Calibri" w:cs="Calibri"/>
          <w:color w:val="000000"/>
          <w:kern w:val="0"/>
          <w:sz w:val="24"/>
          <w:szCs w:val="24"/>
          <w:lang w:val="en-US" w:eastAsia="es-MX"/>
          <w14:ligatures w14:val="none"/>
        </w:rPr>
        <w:t>Ii</w:t>
      </w:r>
      <w:proofErr w:type="spellEnd"/>
      <w:r w:rsidRPr="00EF17D7">
        <w:rPr>
          <w:rFonts w:ascii="Calibri" w:eastAsia="Times New Roman" w:hAnsi="Calibri" w:cs="Calibri"/>
          <w:color w:val="000000"/>
          <w:kern w:val="0"/>
          <w:sz w:val="24"/>
          <w:szCs w:val="24"/>
          <w:lang w:val="en-US" w:eastAsia="es-MX"/>
          <w14:ligatures w14:val="none"/>
        </w:rPr>
        <w:t xml:space="preserve"> As Topic or Commerce or Comorbidity or Compassionate Use Trials or Connectome or Corpus Striatum or Cost Benefit Analysis or Covid 19 or Crystallography X Ray or Cytochrome P 450 Cyp2d6 or Cytokines or </w:t>
      </w:r>
      <w:proofErr w:type="spellStart"/>
      <w:r w:rsidRPr="00EF17D7">
        <w:rPr>
          <w:rFonts w:ascii="Calibri" w:eastAsia="Times New Roman" w:hAnsi="Calibri" w:cs="Calibri"/>
          <w:color w:val="000000"/>
          <w:kern w:val="0"/>
          <w:sz w:val="24"/>
          <w:szCs w:val="24"/>
          <w:lang w:val="en-US" w:eastAsia="es-MX"/>
          <w14:ligatures w14:val="none"/>
        </w:rPr>
        <w:t>Dna</w:t>
      </w:r>
      <w:proofErr w:type="spellEnd"/>
      <w:r w:rsidRPr="00EF17D7">
        <w:rPr>
          <w:rFonts w:ascii="Calibri" w:eastAsia="Times New Roman" w:hAnsi="Calibri" w:cs="Calibri"/>
          <w:color w:val="000000"/>
          <w:kern w:val="0"/>
          <w:sz w:val="24"/>
          <w:szCs w:val="24"/>
          <w:lang w:val="en-US" w:eastAsia="es-MX"/>
          <w14:ligatures w14:val="none"/>
        </w:rPr>
        <w:t xml:space="preserve"> Methylation or Dopamine or Drug Combinations or Ego or Electroconvulsive Therapy or Electroencephalography or Epigenesis Genetic or Escherichia Coli or Exercise or Feasibility </w:t>
      </w:r>
      <w:r w:rsidRPr="00EF17D7">
        <w:rPr>
          <w:rFonts w:ascii="Calibri" w:eastAsia="Times New Roman" w:hAnsi="Calibri" w:cs="Calibri"/>
          <w:color w:val="000000"/>
          <w:kern w:val="0"/>
          <w:sz w:val="24"/>
          <w:szCs w:val="24"/>
          <w:lang w:val="en-US" w:eastAsia="es-MX"/>
          <w14:ligatures w14:val="none"/>
        </w:rPr>
        <w:lastRenderedPageBreak/>
        <w:t xml:space="preserve">Studies or Fluoxetine or Gastrointestinal Microbiome or Gene Expression Profiling or Grooming or Gyrus </w:t>
      </w:r>
      <w:proofErr w:type="spellStart"/>
      <w:r w:rsidRPr="00EF17D7">
        <w:rPr>
          <w:rFonts w:ascii="Calibri" w:eastAsia="Times New Roman" w:hAnsi="Calibri" w:cs="Calibri"/>
          <w:color w:val="000000"/>
          <w:kern w:val="0"/>
          <w:sz w:val="24"/>
          <w:szCs w:val="24"/>
          <w:lang w:val="en-US" w:eastAsia="es-MX"/>
          <w14:ligatures w14:val="none"/>
        </w:rPr>
        <w:t>Cinguli</w:t>
      </w:r>
      <w:proofErr w:type="spellEnd"/>
      <w:r w:rsidRPr="00EF17D7">
        <w:rPr>
          <w:rFonts w:ascii="Calibri" w:eastAsia="Times New Roman" w:hAnsi="Calibri" w:cs="Calibri"/>
          <w:color w:val="000000"/>
          <w:kern w:val="0"/>
          <w:sz w:val="24"/>
          <w:szCs w:val="24"/>
          <w:lang w:val="en-US" w:eastAsia="es-MX"/>
          <w14:ligatures w14:val="none"/>
        </w:rPr>
        <w:t xml:space="preserve"> or Hallucinations or Heart Rate or Cells Cultured (</w:t>
      </w:r>
      <w:proofErr w:type="spellStart"/>
      <w:r w:rsidRPr="00EF17D7">
        <w:rPr>
          <w:rFonts w:ascii="Calibri" w:eastAsia="Times New Roman" w:hAnsi="Calibri" w:cs="Calibri"/>
          <w:color w:val="000000"/>
          <w:kern w:val="0"/>
          <w:sz w:val="24"/>
          <w:szCs w:val="24"/>
          <w:lang w:val="en-US" w:eastAsia="es-MX"/>
          <w14:ligatures w14:val="none"/>
        </w:rPr>
        <w:t>MeSH</w:t>
      </w:r>
      <w:proofErr w:type="spellEnd"/>
      <w:r w:rsidRPr="00EF17D7">
        <w:rPr>
          <w:rFonts w:ascii="Calibri" w:eastAsia="Times New Roman" w:hAnsi="Calibri" w:cs="Calibri"/>
          <w:color w:val="000000"/>
          <w:kern w:val="0"/>
          <w:sz w:val="24"/>
          <w:szCs w:val="24"/>
          <w:lang w:val="en-US" w:eastAsia="es-MX"/>
          <w14:ligatures w14:val="none"/>
        </w:rPr>
        <w:t xml:space="preserve"> Headings) </w:t>
      </w:r>
    </w:p>
    <w:p w14:paraId="3DF8696B"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and Pharmacology or Human Medicine Medical Sciences or Psychiatry or Behavior or Biochemistry And Molecular Biophysics or Nervous System or Neural Coordination or Methods And Techniques or Toxicology or Neurology or Pharmacognosy or Medical Sciences or Enzymology or Radiology or Allied Medical Sciences or Molecular Genetics or Cardiovascular Medicine or Clinical Chemistry or Computer Applications or Government And Law or Metabolism or Cardiovascular System or Clinical Immunology or Digestive System or Infection or Ingestion And Assimilation or Nutrition or Transport And Circulation or Development or Ecology Environmental Sciences or Economics or Gastroenterology or Physical Medicine And Rehabilitation or Pulmonary Medicine or Sports Medicine or Surgery or Models And Simulations (Major Concepts) </w:t>
      </w:r>
    </w:p>
    <w:p w14:paraId="7DF10F80" w14:textId="77777777" w:rsidR="009E6257" w:rsidRDefault="009E6257" w:rsidP="009E6257">
      <w:pPr>
        <w:rPr>
          <w:ins w:id="2" w:author="Estefania Aranda Rosas" w:date="2026-08-25T22:20:00Z" w16du:dateUtc="2026-08-26T04:20:00Z"/>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and Letter or Abstract or Case Report (Exclude – Document </w:t>
      </w:r>
      <w:proofErr w:type="gramStart"/>
      <w:r w:rsidRPr="00EF17D7">
        <w:rPr>
          <w:rFonts w:ascii="Calibri" w:eastAsia="Times New Roman" w:hAnsi="Calibri" w:cs="Calibri"/>
          <w:color w:val="000000"/>
          <w:kern w:val="0"/>
          <w:sz w:val="24"/>
          <w:szCs w:val="24"/>
          <w:lang w:val="en-US" w:eastAsia="es-MX"/>
          <w14:ligatures w14:val="none"/>
        </w:rPr>
        <w:t>Types</w:t>
      </w:r>
      <w:ins w:id="3"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w:t>
        </w:r>
        <w:r>
          <w:rPr>
            <w:rFonts w:ascii="Calibri" w:eastAsia="Times New Roman" w:hAnsi="Calibri" w:cs="Calibri"/>
            <w:color w:val="000000"/>
            <w:kern w:val="0"/>
            <w:sz w:val="24"/>
            <w:szCs w:val="24"/>
            <w:lang w:val="en-US" w:eastAsia="es-MX"/>
            <w14:ligatures w14:val="none"/>
          </w:rPr>
          <w:t>´</w:t>
        </w:r>
        <w:proofErr w:type="gramEnd"/>
      </w:ins>
    </w:p>
    <w:p w14:paraId="2163D79C" w14:textId="77777777" w:rsidR="009E6257" w:rsidRDefault="009E6257" w:rsidP="009E6257">
      <w:pPr>
        <w:rPr>
          <w:rFonts w:ascii="Arial" w:hAnsi="Arial" w:cs="Arial"/>
          <w:sz w:val="20"/>
          <w:szCs w:val="20"/>
          <w:lang w:val="en-US"/>
        </w:rPr>
      </w:pPr>
    </w:p>
    <w:p w14:paraId="61DA2A68" w14:textId="77777777" w:rsidR="00841EBC" w:rsidRDefault="00841EBC" w:rsidP="009E6257">
      <w:pPr>
        <w:rPr>
          <w:rFonts w:ascii="Arial" w:hAnsi="Arial" w:cs="Arial"/>
          <w:sz w:val="20"/>
          <w:szCs w:val="20"/>
          <w:lang w:val="en-US"/>
        </w:rPr>
      </w:pPr>
    </w:p>
    <w:tbl>
      <w:tblPr>
        <w:tblW w:w="13515" w:type="dxa"/>
        <w:tblCellMar>
          <w:top w:w="15" w:type="dxa"/>
          <w:left w:w="15" w:type="dxa"/>
          <w:bottom w:w="15" w:type="dxa"/>
          <w:right w:w="15" w:type="dxa"/>
        </w:tblCellMar>
        <w:tblLook w:val="04A0" w:firstRow="1" w:lastRow="0" w:firstColumn="1" w:lastColumn="0" w:noHBand="0" w:noVBand="1"/>
      </w:tblPr>
      <w:tblGrid>
        <w:gridCol w:w="5835"/>
        <w:gridCol w:w="2524"/>
        <w:gridCol w:w="3748"/>
        <w:gridCol w:w="1408"/>
      </w:tblGrid>
      <w:tr w:rsidR="00841EBC" w:rsidRPr="00841EBC" w14:paraId="2282C55F" w14:textId="77777777">
        <w:tc>
          <w:tcPr>
            <w:tcW w:w="0" w:type="auto"/>
            <w:tcBorders>
              <w:bottom w:val="dotted" w:sz="6" w:space="0" w:color="CCCCCC"/>
            </w:tcBorders>
            <w:tcMar>
              <w:top w:w="60" w:type="dxa"/>
              <w:left w:w="60" w:type="dxa"/>
              <w:bottom w:w="60" w:type="dxa"/>
              <w:right w:w="60" w:type="dxa"/>
            </w:tcMar>
            <w:hideMark/>
          </w:tcPr>
          <w:p w14:paraId="03472AA0"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simplicius49@gmail.com</w:t>
            </w:r>
          </w:p>
        </w:tc>
        <w:tc>
          <w:tcPr>
            <w:tcW w:w="0" w:type="auto"/>
            <w:tcBorders>
              <w:bottom w:val="dotted" w:sz="6" w:space="0" w:color="CCCCCC"/>
            </w:tcBorders>
            <w:tcMar>
              <w:top w:w="60" w:type="dxa"/>
              <w:left w:w="60" w:type="dxa"/>
              <w:bottom w:w="60" w:type="dxa"/>
              <w:right w:w="60" w:type="dxa"/>
            </w:tcMar>
            <w:hideMark/>
          </w:tcPr>
          <w:p w14:paraId="5C3AF6CB" w14:textId="77777777" w:rsidR="00841EBC" w:rsidRPr="00841EBC" w:rsidRDefault="00841EBC" w:rsidP="00841EBC">
            <w:pPr>
              <w:rPr>
                <w:rFonts w:ascii="Arial" w:hAnsi="Arial" w:cs="Arial"/>
                <w:sz w:val="20"/>
                <w:szCs w:val="20"/>
                <w:lang w:val="es-MX"/>
              </w:rPr>
            </w:pPr>
          </w:p>
        </w:tc>
        <w:tc>
          <w:tcPr>
            <w:tcW w:w="0" w:type="auto"/>
            <w:tcBorders>
              <w:bottom w:val="dotted" w:sz="6" w:space="0" w:color="CCCCCC"/>
            </w:tcBorders>
            <w:tcMar>
              <w:top w:w="60" w:type="dxa"/>
              <w:left w:w="60" w:type="dxa"/>
              <w:bottom w:w="60" w:type="dxa"/>
              <w:right w:w="60" w:type="dxa"/>
            </w:tcMar>
            <w:hideMark/>
          </w:tcPr>
          <w:p w14:paraId="5D1AAC34"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2026-05-10 02:24:53</w:t>
            </w:r>
          </w:p>
        </w:tc>
        <w:tc>
          <w:tcPr>
            <w:tcW w:w="0" w:type="auto"/>
            <w:tcBorders>
              <w:bottom w:val="dotted" w:sz="6" w:space="0" w:color="CCCCCC"/>
            </w:tcBorders>
            <w:tcMar>
              <w:top w:w="60" w:type="dxa"/>
              <w:left w:w="60" w:type="dxa"/>
              <w:bottom w:w="60" w:type="dxa"/>
              <w:right w:w="60" w:type="dxa"/>
            </w:tcMar>
            <w:hideMark/>
          </w:tcPr>
          <w:p w14:paraId="634D2B4B" w14:textId="77777777" w:rsidR="00841EBC" w:rsidRPr="00841EBC" w:rsidRDefault="00841EBC" w:rsidP="00841EBC">
            <w:pPr>
              <w:rPr>
                <w:rFonts w:ascii="Arial" w:hAnsi="Arial" w:cs="Arial"/>
                <w:sz w:val="20"/>
                <w:szCs w:val="20"/>
                <w:lang w:val="es-MX"/>
              </w:rPr>
            </w:pPr>
            <w:hyperlink r:id="rId7" w:history="1">
              <w:r w:rsidRPr="00841EBC">
                <w:rPr>
                  <w:rStyle w:val="Hipervnculo"/>
                  <w:rFonts w:ascii="Arial" w:hAnsi="Arial" w:cs="Arial"/>
                  <w:sz w:val="20"/>
                  <w:szCs w:val="20"/>
                  <w:lang w:val="es-MX"/>
                </w:rPr>
                <w:t>Cancel</w:t>
              </w:r>
            </w:hyperlink>
          </w:p>
        </w:tc>
      </w:tr>
      <w:tr w:rsidR="00841EBC" w:rsidRPr="00841EBC" w14:paraId="58880049" w14:textId="77777777">
        <w:tc>
          <w:tcPr>
            <w:tcW w:w="0" w:type="auto"/>
            <w:tcBorders>
              <w:bottom w:val="dotted" w:sz="6" w:space="0" w:color="CCCCCC"/>
            </w:tcBorders>
            <w:tcMar>
              <w:top w:w="60" w:type="dxa"/>
              <w:left w:w="60" w:type="dxa"/>
              <w:bottom w:w="60" w:type="dxa"/>
              <w:right w:w="60" w:type="dxa"/>
            </w:tcMar>
            <w:hideMark/>
          </w:tcPr>
          <w:p w14:paraId="0DDAA149"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farma_matr@cuautitlan.unam.mx</w:t>
            </w:r>
          </w:p>
        </w:tc>
        <w:tc>
          <w:tcPr>
            <w:tcW w:w="0" w:type="auto"/>
            <w:tcBorders>
              <w:bottom w:val="dotted" w:sz="6" w:space="0" w:color="CCCCCC"/>
            </w:tcBorders>
            <w:tcMar>
              <w:top w:w="60" w:type="dxa"/>
              <w:left w:w="60" w:type="dxa"/>
              <w:bottom w:w="60" w:type="dxa"/>
              <w:right w:w="60" w:type="dxa"/>
            </w:tcMar>
            <w:hideMark/>
          </w:tcPr>
          <w:p w14:paraId="176A23D8" w14:textId="77777777" w:rsidR="00841EBC" w:rsidRPr="00841EBC" w:rsidRDefault="00841EBC" w:rsidP="00841EBC">
            <w:pPr>
              <w:rPr>
                <w:rFonts w:ascii="Arial" w:hAnsi="Arial" w:cs="Arial"/>
                <w:sz w:val="20"/>
                <w:szCs w:val="20"/>
                <w:lang w:val="es-MX"/>
              </w:rPr>
            </w:pPr>
          </w:p>
        </w:tc>
        <w:tc>
          <w:tcPr>
            <w:tcW w:w="0" w:type="auto"/>
            <w:tcBorders>
              <w:bottom w:val="dotted" w:sz="6" w:space="0" w:color="CCCCCC"/>
            </w:tcBorders>
            <w:tcMar>
              <w:top w:w="60" w:type="dxa"/>
              <w:left w:w="60" w:type="dxa"/>
              <w:bottom w:w="60" w:type="dxa"/>
              <w:right w:w="60" w:type="dxa"/>
            </w:tcMar>
            <w:hideMark/>
          </w:tcPr>
          <w:p w14:paraId="5DEDE365"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2026-08-11 21:59:11</w:t>
            </w:r>
          </w:p>
        </w:tc>
        <w:tc>
          <w:tcPr>
            <w:tcW w:w="0" w:type="auto"/>
            <w:tcBorders>
              <w:bottom w:val="dotted" w:sz="6" w:space="0" w:color="CCCCCC"/>
            </w:tcBorders>
            <w:tcMar>
              <w:top w:w="60" w:type="dxa"/>
              <w:left w:w="60" w:type="dxa"/>
              <w:bottom w:w="60" w:type="dxa"/>
              <w:right w:w="60" w:type="dxa"/>
            </w:tcMar>
            <w:hideMark/>
          </w:tcPr>
          <w:p w14:paraId="0A396FF0" w14:textId="77777777" w:rsidR="00841EBC" w:rsidRPr="00841EBC" w:rsidRDefault="00841EBC" w:rsidP="00841EBC">
            <w:pPr>
              <w:rPr>
                <w:rFonts w:ascii="Arial" w:hAnsi="Arial" w:cs="Arial"/>
                <w:sz w:val="20"/>
                <w:szCs w:val="20"/>
                <w:lang w:val="es-MX"/>
              </w:rPr>
            </w:pPr>
            <w:hyperlink r:id="rId8" w:history="1">
              <w:r w:rsidRPr="00841EBC">
                <w:rPr>
                  <w:rStyle w:val="Hipervnculo"/>
                  <w:rFonts w:ascii="Arial" w:hAnsi="Arial" w:cs="Arial"/>
                  <w:sz w:val="20"/>
                  <w:szCs w:val="20"/>
                  <w:lang w:val="es-MX"/>
                </w:rPr>
                <w:t>Cancel</w:t>
              </w:r>
            </w:hyperlink>
          </w:p>
        </w:tc>
      </w:tr>
      <w:tr w:rsidR="00841EBC" w:rsidRPr="00841EBC" w14:paraId="2B11C91D" w14:textId="77777777">
        <w:tc>
          <w:tcPr>
            <w:tcW w:w="0" w:type="auto"/>
            <w:tcBorders>
              <w:bottom w:val="dotted" w:sz="6" w:space="0" w:color="CCCCCC"/>
            </w:tcBorders>
            <w:tcMar>
              <w:top w:w="60" w:type="dxa"/>
              <w:left w:w="60" w:type="dxa"/>
              <w:bottom w:w="60" w:type="dxa"/>
              <w:right w:w="60" w:type="dxa"/>
            </w:tcMar>
            <w:hideMark/>
          </w:tcPr>
          <w:p w14:paraId="747FCFE6" w14:textId="77777777" w:rsidR="00841EBC" w:rsidRPr="00841EBC" w:rsidRDefault="00841EBC" w:rsidP="00841EBC">
            <w:pPr>
              <w:rPr>
                <w:rFonts w:ascii="Arial" w:hAnsi="Arial" w:cs="Arial"/>
                <w:sz w:val="20"/>
                <w:szCs w:val="20"/>
                <w:lang w:val="es-MX"/>
              </w:rPr>
            </w:pPr>
            <w:proofErr w:type="spellStart"/>
            <w:r w:rsidRPr="00841EBC">
              <w:rPr>
                <w:rFonts w:ascii="Arial" w:hAnsi="Arial" w:cs="Arial"/>
                <w:sz w:val="20"/>
                <w:szCs w:val="20"/>
                <w:lang w:val="es-MX"/>
              </w:rPr>
              <w:t>yohualitzcoatl</w:t>
            </w:r>
            <w:proofErr w:type="spellEnd"/>
          </w:p>
        </w:tc>
        <w:tc>
          <w:tcPr>
            <w:tcW w:w="0" w:type="auto"/>
            <w:tcBorders>
              <w:bottom w:val="dotted" w:sz="6" w:space="0" w:color="CCCCCC"/>
            </w:tcBorders>
            <w:tcMar>
              <w:top w:w="60" w:type="dxa"/>
              <w:left w:w="60" w:type="dxa"/>
              <w:bottom w:w="60" w:type="dxa"/>
              <w:right w:w="60" w:type="dxa"/>
            </w:tcMar>
            <w:hideMark/>
          </w:tcPr>
          <w:p w14:paraId="6657B386" w14:textId="77777777" w:rsidR="00841EBC" w:rsidRPr="00841EBC" w:rsidRDefault="00841EBC" w:rsidP="00841EBC">
            <w:pPr>
              <w:rPr>
                <w:rFonts w:ascii="Arial" w:hAnsi="Arial" w:cs="Arial"/>
                <w:sz w:val="20"/>
                <w:szCs w:val="20"/>
                <w:lang w:val="es-MX"/>
              </w:rPr>
            </w:pPr>
            <w:proofErr w:type="spellStart"/>
            <w:r w:rsidRPr="00841EBC">
              <w:rPr>
                <w:rFonts w:ascii="Arial" w:hAnsi="Arial" w:cs="Arial"/>
                <w:sz w:val="20"/>
                <w:szCs w:val="20"/>
                <w:lang w:val="es-MX"/>
              </w:rPr>
              <w:t>yohualitzcoatl</w:t>
            </w:r>
            <w:proofErr w:type="spellEnd"/>
          </w:p>
        </w:tc>
        <w:tc>
          <w:tcPr>
            <w:tcW w:w="0" w:type="auto"/>
            <w:tcBorders>
              <w:bottom w:val="dotted" w:sz="6" w:space="0" w:color="CCCCCC"/>
            </w:tcBorders>
            <w:tcMar>
              <w:top w:w="60" w:type="dxa"/>
              <w:left w:w="60" w:type="dxa"/>
              <w:bottom w:w="60" w:type="dxa"/>
              <w:right w:w="60" w:type="dxa"/>
            </w:tcMar>
            <w:hideMark/>
          </w:tcPr>
          <w:p w14:paraId="4D8EF704"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2026-08-11 21:55:49</w:t>
            </w:r>
          </w:p>
        </w:tc>
        <w:tc>
          <w:tcPr>
            <w:tcW w:w="0" w:type="auto"/>
            <w:tcBorders>
              <w:bottom w:val="dotted" w:sz="6" w:space="0" w:color="CCCCCC"/>
            </w:tcBorders>
            <w:tcMar>
              <w:top w:w="60" w:type="dxa"/>
              <w:left w:w="60" w:type="dxa"/>
              <w:bottom w:w="60" w:type="dxa"/>
              <w:right w:w="60" w:type="dxa"/>
            </w:tcMar>
            <w:hideMark/>
          </w:tcPr>
          <w:p w14:paraId="00A73E68" w14:textId="77777777" w:rsidR="00841EBC" w:rsidRPr="00841EBC" w:rsidRDefault="00841EBC" w:rsidP="00841EBC">
            <w:pPr>
              <w:rPr>
                <w:rFonts w:ascii="Arial" w:hAnsi="Arial" w:cs="Arial"/>
                <w:sz w:val="20"/>
                <w:szCs w:val="20"/>
                <w:lang w:val="es-MX"/>
              </w:rPr>
            </w:pPr>
            <w:hyperlink r:id="rId9" w:history="1">
              <w:r w:rsidRPr="00841EBC">
                <w:rPr>
                  <w:rStyle w:val="Hipervnculo"/>
                  <w:rFonts w:ascii="Arial" w:hAnsi="Arial" w:cs="Arial"/>
                  <w:sz w:val="20"/>
                  <w:szCs w:val="20"/>
                  <w:lang w:val="es-MX"/>
                </w:rPr>
                <w:t>Cancel</w:t>
              </w:r>
            </w:hyperlink>
          </w:p>
        </w:tc>
      </w:tr>
      <w:tr w:rsidR="00841EBC" w:rsidRPr="00841EBC" w14:paraId="328D2AED" w14:textId="77777777">
        <w:tc>
          <w:tcPr>
            <w:tcW w:w="0" w:type="auto"/>
            <w:tcBorders>
              <w:bottom w:val="dotted" w:sz="6" w:space="0" w:color="CCCCCC"/>
            </w:tcBorders>
            <w:tcMar>
              <w:top w:w="60" w:type="dxa"/>
              <w:left w:w="60" w:type="dxa"/>
              <w:bottom w:w="60" w:type="dxa"/>
              <w:right w:w="60" w:type="dxa"/>
            </w:tcMar>
            <w:hideMark/>
          </w:tcPr>
          <w:p w14:paraId="645D3341" w14:textId="77777777" w:rsidR="00841EBC" w:rsidRPr="00841EBC" w:rsidRDefault="00841EBC" w:rsidP="00841EBC">
            <w:pPr>
              <w:rPr>
                <w:rFonts w:ascii="Arial" w:hAnsi="Arial" w:cs="Arial"/>
                <w:sz w:val="20"/>
                <w:szCs w:val="20"/>
                <w:lang w:val="es-MX"/>
              </w:rPr>
            </w:pPr>
            <w:proofErr w:type="spellStart"/>
            <w:r w:rsidRPr="00841EBC">
              <w:rPr>
                <w:rFonts w:ascii="Arial" w:hAnsi="Arial" w:cs="Arial"/>
                <w:sz w:val="20"/>
                <w:szCs w:val="20"/>
                <w:lang w:val="es-MX"/>
              </w:rPr>
              <w:t>sandrobles</w:t>
            </w:r>
            <w:proofErr w:type="spellEnd"/>
          </w:p>
        </w:tc>
        <w:tc>
          <w:tcPr>
            <w:tcW w:w="0" w:type="auto"/>
            <w:tcBorders>
              <w:bottom w:val="dotted" w:sz="6" w:space="0" w:color="CCCCCC"/>
            </w:tcBorders>
            <w:tcMar>
              <w:top w:w="60" w:type="dxa"/>
              <w:left w:w="60" w:type="dxa"/>
              <w:bottom w:w="60" w:type="dxa"/>
              <w:right w:w="60" w:type="dxa"/>
            </w:tcMar>
            <w:hideMark/>
          </w:tcPr>
          <w:p w14:paraId="66842229" w14:textId="77777777" w:rsidR="00841EBC" w:rsidRPr="00841EBC" w:rsidRDefault="00841EBC" w:rsidP="00841EBC">
            <w:pPr>
              <w:rPr>
                <w:rFonts w:ascii="Arial" w:hAnsi="Arial" w:cs="Arial"/>
                <w:sz w:val="20"/>
                <w:szCs w:val="20"/>
                <w:lang w:val="es-MX"/>
              </w:rPr>
            </w:pPr>
            <w:proofErr w:type="spellStart"/>
            <w:r w:rsidRPr="00841EBC">
              <w:rPr>
                <w:rFonts w:ascii="Arial" w:hAnsi="Arial" w:cs="Arial"/>
                <w:sz w:val="20"/>
                <w:szCs w:val="20"/>
                <w:lang w:val="es-MX"/>
              </w:rPr>
              <w:t>sandrobles</w:t>
            </w:r>
            <w:proofErr w:type="spellEnd"/>
          </w:p>
        </w:tc>
        <w:tc>
          <w:tcPr>
            <w:tcW w:w="0" w:type="auto"/>
            <w:tcBorders>
              <w:bottom w:val="dotted" w:sz="6" w:space="0" w:color="CCCCCC"/>
            </w:tcBorders>
            <w:tcMar>
              <w:top w:w="60" w:type="dxa"/>
              <w:left w:w="60" w:type="dxa"/>
              <w:bottom w:w="60" w:type="dxa"/>
              <w:right w:w="60" w:type="dxa"/>
            </w:tcMar>
            <w:hideMark/>
          </w:tcPr>
          <w:p w14:paraId="761F6372" w14:textId="77777777" w:rsidR="00841EBC" w:rsidRPr="00841EBC" w:rsidRDefault="00841EBC" w:rsidP="00841EBC">
            <w:pPr>
              <w:rPr>
                <w:rFonts w:ascii="Arial" w:hAnsi="Arial" w:cs="Arial"/>
                <w:sz w:val="20"/>
                <w:szCs w:val="20"/>
                <w:lang w:val="es-MX"/>
              </w:rPr>
            </w:pPr>
            <w:r w:rsidRPr="00841EBC">
              <w:rPr>
                <w:rFonts w:ascii="Arial" w:hAnsi="Arial" w:cs="Arial"/>
                <w:sz w:val="20"/>
                <w:szCs w:val="20"/>
                <w:lang w:val="es-MX"/>
              </w:rPr>
              <w:t>2026-08-11 21:53:03</w:t>
            </w:r>
          </w:p>
        </w:tc>
        <w:tc>
          <w:tcPr>
            <w:tcW w:w="0" w:type="auto"/>
            <w:tcBorders>
              <w:bottom w:val="dotted" w:sz="6" w:space="0" w:color="CCCCCC"/>
            </w:tcBorders>
            <w:tcMar>
              <w:top w:w="60" w:type="dxa"/>
              <w:left w:w="60" w:type="dxa"/>
              <w:bottom w:w="60" w:type="dxa"/>
              <w:right w:w="60" w:type="dxa"/>
            </w:tcMar>
            <w:hideMark/>
          </w:tcPr>
          <w:p w14:paraId="2D37037A" w14:textId="77777777" w:rsidR="00841EBC" w:rsidRPr="00841EBC" w:rsidRDefault="00841EBC" w:rsidP="00841EBC">
            <w:pPr>
              <w:rPr>
                <w:rFonts w:ascii="Arial" w:hAnsi="Arial" w:cs="Arial"/>
                <w:sz w:val="20"/>
                <w:szCs w:val="20"/>
                <w:lang w:val="es-MX"/>
              </w:rPr>
            </w:pPr>
            <w:hyperlink r:id="rId10" w:history="1">
              <w:r w:rsidRPr="00841EBC">
                <w:rPr>
                  <w:rStyle w:val="Hipervnculo"/>
                  <w:rFonts w:ascii="Arial" w:hAnsi="Arial" w:cs="Arial"/>
                  <w:sz w:val="20"/>
                  <w:szCs w:val="20"/>
                  <w:lang w:val="es-MX"/>
                </w:rPr>
                <w:t>Cancel</w:t>
              </w:r>
            </w:hyperlink>
          </w:p>
        </w:tc>
      </w:tr>
    </w:tbl>
    <w:p w14:paraId="6D86F5A6" w14:textId="77777777" w:rsidR="00841EBC" w:rsidRDefault="00841EBC" w:rsidP="009E6257">
      <w:pPr>
        <w:rPr>
          <w:rFonts w:ascii="Arial" w:hAnsi="Arial" w:cs="Arial"/>
          <w:sz w:val="20"/>
          <w:szCs w:val="20"/>
          <w:lang w:val="en-US"/>
        </w:rPr>
      </w:pPr>
    </w:p>
    <w:sectPr w:rsidR="00841EBC" w:rsidSect="0043457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7BF4" w14:textId="77777777" w:rsidR="00885172" w:rsidRDefault="00885172" w:rsidP="002C27A4">
      <w:pPr>
        <w:spacing w:after="0" w:line="240" w:lineRule="auto"/>
      </w:pPr>
      <w:r>
        <w:separator/>
      </w:r>
    </w:p>
  </w:endnote>
  <w:endnote w:type="continuationSeparator" w:id="0">
    <w:p w14:paraId="23BEDB0C" w14:textId="77777777" w:rsidR="00885172" w:rsidRDefault="00885172" w:rsidP="002C2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860F" w14:textId="77777777" w:rsidR="00885172" w:rsidRDefault="00885172" w:rsidP="002C27A4">
      <w:pPr>
        <w:spacing w:after="0" w:line="240" w:lineRule="auto"/>
      </w:pPr>
      <w:r>
        <w:separator/>
      </w:r>
    </w:p>
  </w:footnote>
  <w:footnote w:type="continuationSeparator" w:id="0">
    <w:p w14:paraId="32A4ABCC" w14:textId="77777777" w:rsidR="00885172" w:rsidRDefault="00885172" w:rsidP="002C2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AEA"/>
    <w:multiLevelType w:val="hybridMultilevel"/>
    <w:tmpl w:val="E4E275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AC7302"/>
    <w:multiLevelType w:val="hybridMultilevel"/>
    <w:tmpl w:val="D87CBB54"/>
    <w:lvl w:ilvl="0" w:tplc="F5E2A21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52200F"/>
    <w:multiLevelType w:val="multilevel"/>
    <w:tmpl w:val="237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20D2"/>
    <w:multiLevelType w:val="hybridMultilevel"/>
    <w:tmpl w:val="8E30579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C88228B"/>
    <w:multiLevelType w:val="hybridMultilevel"/>
    <w:tmpl w:val="BBBE03C4"/>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5" w15:restartNumberingAfterBreak="0">
    <w:nsid w:val="37B97D11"/>
    <w:multiLevelType w:val="hybridMultilevel"/>
    <w:tmpl w:val="9BB87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744489"/>
    <w:multiLevelType w:val="hybridMultilevel"/>
    <w:tmpl w:val="E7789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7C92173"/>
    <w:multiLevelType w:val="hybridMultilevel"/>
    <w:tmpl w:val="C5C6E2B4"/>
    <w:lvl w:ilvl="0" w:tplc="7F126E2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253C65"/>
    <w:multiLevelType w:val="multilevel"/>
    <w:tmpl w:val="637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91045"/>
    <w:multiLevelType w:val="multilevel"/>
    <w:tmpl w:val="9988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F44D30"/>
    <w:multiLevelType w:val="multilevel"/>
    <w:tmpl w:val="CAD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7B4F93"/>
    <w:multiLevelType w:val="hybridMultilevel"/>
    <w:tmpl w:val="263E6B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C3738D"/>
    <w:multiLevelType w:val="hybridMultilevel"/>
    <w:tmpl w:val="78D02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124076"/>
    <w:multiLevelType w:val="multilevel"/>
    <w:tmpl w:val="814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84C58"/>
    <w:multiLevelType w:val="hybridMultilevel"/>
    <w:tmpl w:val="3084A6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C35B2F"/>
    <w:multiLevelType w:val="hybridMultilevel"/>
    <w:tmpl w:val="DD943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EA96012"/>
    <w:multiLevelType w:val="multilevel"/>
    <w:tmpl w:val="D92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97571">
    <w:abstractNumId w:val="10"/>
  </w:num>
  <w:num w:numId="2" w16cid:durableId="679089325">
    <w:abstractNumId w:val="13"/>
  </w:num>
  <w:num w:numId="3" w16cid:durableId="760758361">
    <w:abstractNumId w:val="6"/>
  </w:num>
  <w:num w:numId="4" w16cid:durableId="1885942309">
    <w:abstractNumId w:val="14"/>
  </w:num>
  <w:num w:numId="5" w16cid:durableId="791705961">
    <w:abstractNumId w:val="11"/>
  </w:num>
  <w:num w:numId="6" w16cid:durableId="664548760">
    <w:abstractNumId w:val="18"/>
  </w:num>
  <w:num w:numId="7" w16cid:durableId="1393457483">
    <w:abstractNumId w:val="9"/>
  </w:num>
  <w:num w:numId="8" w16cid:durableId="1373925421">
    <w:abstractNumId w:val="2"/>
  </w:num>
  <w:num w:numId="9" w16cid:durableId="1643002114">
    <w:abstractNumId w:val="8"/>
  </w:num>
  <w:num w:numId="10" w16cid:durableId="1179663723">
    <w:abstractNumId w:val="16"/>
  </w:num>
  <w:num w:numId="11" w16cid:durableId="150633934">
    <w:abstractNumId w:val="4"/>
  </w:num>
  <w:num w:numId="12" w16cid:durableId="1913269633">
    <w:abstractNumId w:val="1"/>
  </w:num>
  <w:num w:numId="13" w16cid:durableId="60057275">
    <w:abstractNumId w:val="15"/>
  </w:num>
  <w:num w:numId="14" w16cid:durableId="1187211283">
    <w:abstractNumId w:val="12"/>
  </w:num>
  <w:num w:numId="15" w16cid:durableId="599065486">
    <w:abstractNumId w:val="17"/>
  </w:num>
  <w:num w:numId="16" w16cid:durableId="107821527">
    <w:abstractNumId w:val="5"/>
  </w:num>
  <w:num w:numId="17" w16cid:durableId="1999766281">
    <w:abstractNumId w:val="0"/>
  </w:num>
  <w:num w:numId="18" w16cid:durableId="1649094286">
    <w:abstractNumId w:val="7"/>
  </w:num>
  <w:num w:numId="19" w16cid:durableId="16022974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efania Aranda Rosas">
    <w15:presenceInfo w15:providerId="Windows Live" w15:userId="56df2b9a7ccb2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E2"/>
    <w:rsid w:val="00000946"/>
    <w:rsid w:val="0000434C"/>
    <w:rsid w:val="00012184"/>
    <w:rsid w:val="000134C9"/>
    <w:rsid w:val="000155B4"/>
    <w:rsid w:val="000176EE"/>
    <w:rsid w:val="000201B1"/>
    <w:rsid w:val="00022EB4"/>
    <w:rsid w:val="00026878"/>
    <w:rsid w:val="0002688D"/>
    <w:rsid w:val="0003029C"/>
    <w:rsid w:val="00033D76"/>
    <w:rsid w:val="00034DCA"/>
    <w:rsid w:val="00051342"/>
    <w:rsid w:val="00061556"/>
    <w:rsid w:val="0006221E"/>
    <w:rsid w:val="00062F47"/>
    <w:rsid w:val="00064076"/>
    <w:rsid w:val="00075E3E"/>
    <w:rsid w:val="00083259"/>
    <w:rsid w:val="00093375"/>
    <w:rsid w:val="000A053D"/>
    <w:rsid w:val="000A44C0"/>
    <w:rsid w:val="000A6EF9"/>
    <w:rsid w:val="000A7243"/>
    <w:rsid w:val="000B0D0E"/>
    <w:rsid w:val="000B1E99"/>
    <w:rsid w:val="000C11C4"/>
    <w:rsid w:val="000C18B4"/>
    <w:rsid w:val="000C4605"/>
    <w:rsid w:val="000C67DE"/>
    <w:rsid w:val="000E345A"/>
    <w:rsid w:val="000E72E3"/>
    <w:rsid w:val="000F02CB"/>
    <w:rsid w:val="000F1A83"/>
    <w:rsid w:val="000F267A"/>
    <w:rsid w:val="000F32A7"/>
    <w:rsid w:val="000F480C"/>
    <w:rsid w:val="000F67F5"/>
    <w:rsid w:val="0010249D"/>
    <w:rsid w:val="0010368A"/>
    <w:rsid w:val="001039A6"/>
    <w:rsid w:val="00117C63"/>
    <w:rsid w:val="00120928"/>
    <w:rsid w:val="00120F55"/>
    <w:rsid w:val="00122E69"/>
    <w:rsid w:val="00123A31"/>
    <w:rsid w:val="00130B24"/>
    <w:rsid w:val="00132012"/>
    <w:rsid w:val="00132645"/>
    <w:rsid w:val="00133052"/>
    <w:rsid w:val="001338A5"/>
    <w:rsid w:val="0013753E"/>
    <w:rsid w:val="001410B3"/>
    <w:rsid w:val="00142EDC"/>
    <w:rsid w:val="00161A1D"/>
    <w:rsid w:val="00162880"/>
    <w:rsid w:val="001646E5"/>
    <w:rsid w:val="001720FF"/>
    <w:rsid w:val="001750D4"/>
    <w:rsid w:val="001B1D23"/>
    <w:rsid w:val="001B27E2"/>
    <w:rsid w:val="001B7030"/>
    <w:rsid w:val="001C20B3"/>
    <w:rsid w:val="001C68F8"/>
    <w:rsid w:val="001D103A"/>
    <w:rsid w:val="001D309C"/>
    <w:rsid w:val="001D316A"/>
    <w:rsid w:val="001D6136"/>
    <w:rsid w:val="001E0BCE"/>
    <w:rsid w:val="001E2489"/>
    <w:rsid w:val="001E2BBB"/>
    <w:rsid w:val="001F1466"/>
    <w:rsid w:val="001F45B7"/>
    <w:rsid w:val="001F49BC"/>
    <w:rsid w:val="001F78F8"/>
    <w:rsid w:val="002029D9"/>
    <w:rsid w:val="0020605F"/>
    <w:rsid w:val="00212B23"/>
    <w:rsid w:val="0021387C"/>
    <w:rsid w:val="0021566A"/>
    <w:rsid w:val="0022761F"/>
    <w:rsid w:val="00233DF0"/>
    <w:rsid w:val="002345C5"/>
    <w:rsid w:val="002357DE"/>
    <w:rsid w:val="002364BD"/>
    <w:rsid w:val="0023781A"/>
    <w:rsid w:val="00247F8B"/>
    <w:rsid w:val="002517BA"/>
    <w:rsid w:val="0025182C"/>
    <w:rsid w:val="00251F22"/>
    <w:rsid w:val="00254825"/>
    <w:rsid w:val="0026255C"/>
    <w:rsid w:val="00262881"/>
    <w:rsid w:val="00263266"/>
    <w:rsid w:val="00264483"/>
    <w:rsid w:val="00272E70"/>
    <w:rsid w:val="00276622"/>
    <w:rsid w:val="002768EE"/>
    <w:rsid w:val="00276F1C"/>
    <w:rsid w:val="00285332"/>
    <w:rsid w:val="00285E37"/>
    <w:rsid w:val="00286CCC"/>
    <w:rsid w:val="00287C12"/>
    <w:rsid w:val="00291CAF"/>
    <w:rsid w:val="002A61CE"/>
    <w:rsid w:val="002C0398"/>
    <w:rsid w:val="002C27A4"/>
    <w:rsid w:val="002C2983"/>
    <w:rsid w:val="002C5053"/>
    <w:rsid w:val="002C77AE"/>
    <w:rsid w:val="002D0603"/>
    <w:rsid w:val="002D1D3C"/>
    <w:rsid w:val="002E5F74"/>
    <w:rsid w:val="002F6C04"/>
    <w:rsid w:val="00300587"/>
    <w:rsid w:val="00304A63"/>
    <w:rsid w:val="00310E2C"/>
    <w:rsid w:val="003136FF"/>
    <w:rsid w:val="00313BB3"/>
    <w:rsid w:val="00316D45"/>
    <w:rsid w:val="00317AFD"/>
    <w:rsid w:val="003239DA"/>
    <w:rsid w:val="00325558"/>
    <w:rsid w:val="00331DD7"/>
    <w:rsid w:val="00343CC7"/>
    <w:rsid w:val="00345298"/>
    <w:rsid w:val="0035091E"/>
    <w:rsid w:val="00351356"/>
    <w:rsid w:val="00361EBF"/>
    <w:rsid w:val="00363CAC"/>
    <w:rsid w:val="00363E25"/>
    <w:rsid w:val="00363FC1"/>
    <w:rsid w:val="003652AD"/>
    <w:rsid w:val="003710C2"/>
    <w:rsid w:val="003739A2"/>
    <w:rsid w:val="00381E5E"/>
    <w:rsid w:val="00383086"/>
    <w:rsid w:val="00386032"/>
    <w:rsid w:val="003957BE"/>
    <w:rsid w:val="003A26BB"/>
    <w:rsid w:val="003A415A"/>
    <w:rsid w:val="003A5BD3"/>
    <w:rsid w:val="003B2056"/>
    <w:rsid w:val="003B44E1"/>
    <w:rsid w:val="003B53D0"/>
    <w:rsid w:val="003B5F73"/>
    <w:rsid w:val="003C126A"/>
    <w:rsid w:val="003C233D"/>
    <w:rsid w:val="003C7567"/>
    <w:rsid w:val="003E0EE5"/>
    <w:rsid w:val="003E58BB"/>
    <w:rsid w:val="003F4F58"/>
    <w:rsid w:val="00402397"/>
    <w:rsid w:val="0040404E"/>
    <w:rsid w:val="00407C49"/>
    <w:rsid w:val="0041213B"/>
    <w:rsid w:val="00413F02"/>
    <w:rsid w:val="004148EC"/>
    <w:rsid w:val="00417EC6"/>
    <w:rsid w:val="00422B5E"/>
    <w:rsid w:val="00425C3B"/>
    <w:rsid w:val="00431A82"/>
    <w:rsid w:val="00432CC1"/>
    <w:rsid w:val="00434571"/>
    <w:rsid w:val="00436CA6"/>
    <w:rsid w:val="00440108"/>
    <w:rsid w:val="00442C7B"/>
    <w:rsid w:val="0044584F"/>
    <w:rsid w:val="0046318A"/>
    <w:rsid w:val="0046385B"/>
    <w:rsid w:val="00464E93"/>
    <w:rsid w:val="004664A7"/>
    <w:rsid w:val="004723E4"/>
    <w:rsid w:val="00472F1B"/>
    <w:rsid w:val="00473793"/>
    <w:rsid w:val="00475212"/>
    <w:rsid w:val="00476254"/>
    <w:rsid w:val="00487215"/>
    <w:rsid w:val="00490E15"/>
    <w:rsid w:val="004942C7"/>
    <w:rsid w:val="004A3A53"/>
    <w:rsid w:val="004A7CE6"/>
    <w:rsid w:val="004B12E3"/>
    <w:rsid w:val="004B2A35"/>
    <w:rsid w:val="004B4F73"/>
    <w:rsid w:val="004B506D"/>
    <w:rsid w:val="004B5B90"/>
    <w:rsid w:val="004C18EB"/>
    <w:rsid w:val="004C32F5"/>
    <w:rsid w:val="004D1AB2"/>
    <w:rsid w:val="004D1EFD"/>
    <w:rsid w:val="004E2BB1"/>
    <w:rsid w:val="004E3C30"/>
    <w:rsid w:val="004E7058"/>
    <w:rsid w:val="004F7BBA"/>
    <w:rsid w:val="00501252"/>
    <w:rsid w:val="00503ECD"/>
    <w:rsid w:val="005179DA"/>
    <w:rsid w:val="00522F3D"/>
    <w:rsid w:val="00526210"/>
    <w:rsid w:val="00526AF6"/>
    <w:rsid w:val="00537481"/>
    <w:rsid w:val="00543DCB"/>
    <w:rsid w:val="0055320E"/>
    <w:rsid w:val="00554BA5"/>
    <w:rsid w:val="00555C61"/>
    <w:rsid w:val="00555D42"/>
    <w:rsid w:val="00561A7F"/>
    <w:rsid w:val="0056434B"/>
    <w:rsid w:val="00566EE2"/>
    <w:rsid w:val="00567D4B"/>
    <w:rsid w:val="00573B71"/>
    <w:rsid w:val="00574D23"/>
    <w:rsid w:val="0057503B"/>
    <w:rsid w:val="00576044"/>
    <w:rsid w:val="00584074"/>
    <w:rsid w:val="0058519B"/>
    <w:rsid w:val="005859B9"/>
    <w:rsid w:val="00591322"/>
    <w:rsid w:val="00596886"/>
    <w:rsid w:val="00597E47"/>
    <w:rsid w:val="005A24EE"/>
    <w:rsid w:val="005A3881"/>
    <w:rsid w:val="005A5676"/>
    <w:rsid w:val="005B206C"/>
    <w:rsid w:val="005B353E"/>
    <w:rsid w:val="005B4F51"/>
    <w:rsid w:val="005B5BD6"/>
    <w:rsid w:val="005C3180"/>
    <w:rsid w:val="005C6168"/>
    <w:rsid w:val="005C6222"/>
    <w:rsid w:val="005D2024"/>
    <w:rsid w:val="005D44E0"/>
    <w:rsid w:val="005E1A6C"/>
    <w:rsid w:val="005F0929"/>
    <w:rsid w:val="005F16D3"/>
    <w:rsid w:val="005F33DC"/>
    <w:rsid w:val="005F46DF"/>
    <w:rsid w:val="005F4784"/>
    <w:rsid w:val="005F62D3"/>
    <w:rsid w:val="00600537"/>
    <w:rsid w:val="00602D1C"/>
    <w:rsid w:val="00611864"/>
    <w:rsid w:val="0061578A"/>
    <w:rsid w:val="006171C2"/>
    <w:rsid w:val="0062376B"/>
    <w:rsid w:val="00627C39"/>
    <w:rsid w:val="0063119C"/>
    <w:rsid w:val="006359B5"/>
    <w:rsid w:val="00637C1B"/>
    <w:rsid w:val="00644E1C"/>
    <w:rsid w:val="0064509E"/>
    <w:rsid w:val="00664E56"/>
    <w:rsid w:val="0066543B"/>
    <w:rsid w:val="006855E2"/>
    <w:rsid w:val="00685C0D"/>
    <w:rsid w:val="006A0210"/>
    <w:rsid w:val="006A0581"/>
    <w:rsid w:val="006A2F09"/>
    <w:rsid w:val="006A3F42"/>
    <w:rsid w:val="006A6DAB"/>
    <w:rsid w:val="006A7676"/>
    <w:rsid w:val="006C27F6"/>
    <w:rsid w:val="006C7BEB"/>
    <w:rsid w:val="006D3A9E"/>
    <w:rsid w:val="006D5503"/>
    <w:rsid w:val="006E2403"/>
    <w:rsid w:val="006E2FB1"/>
    <w:rsid w:val="006F3C11"/>
    <w:rsid w:val="006F782A"/>
    <w:rsid w:val="007005F3"/>
    <w:rsid w:val="00702D17"/>
    <w:rsid w:val="00703E14"/>
    <w:rsid w:val="007055CE"/>
    <w:rsid w:val="00710314"/>
    <w:rsid w:val="007127AC"/>
    <w:rsid w:val="00713C40"/>
    <w:rsid w:val="00720040"/>
    <w:rsid w:val="00720CE4"/>
    <w:rsid w:val="007229CE"/>
    <w:rsid w:val="007251D2"/>
    <w:rsid w:val="00730A5C"/>
    <w:rsid w:val="0073421D"/>
    <w:rsid w:val="00735AE1"/>
    <w:rsid w:val="00737096"/>
    <w:rsid w:val="00740C4A"/>
    <w:rsid w:val="00743D95"/>
    <w:rsid w:val="00744FD3"/>
    <w:rsid w:val="00747D53"/>
    <w:rsid w:val="00756144"/>
    <w:rsid w:val="0075733B"/>
    <w:rsid w:val="00762096"/>
    <w:rsid w:val="00766FA7"/>
    <w:rsid w:val="0077181E"/>
    <w:rsid w:val="0077261B"/>
    <w:rsid w:val="0078007B"/>
    <w:rsid w:val="007845E7"/>
    <w:rsid w:val="00791BEB"/>
    <w:rsid w:val="00791E84"/>
    <w:rsid w:val="00791F10"/>
    <w:rsid w:val="0079318A"/>
    <w:rsid w:val="00793349"/>
    <w:rsid w:val="007A661D"/>
    <w:rsid w:val="007B2E23"/>
    <w:rsid w:val="007B432E"/>
    <w:rsid w:val="007B646E"/>
    <w:rsid w:val="007C1311"/>
    <w:rsid w:val="007C3312"/>
    <w:rsid w:val="007D5C7E"/>
    <w:rsid w:val="007E5D56"/>
    <w:rsid w:val="007E7025"/>
    <w:rsid w:val="007E7AEA"/>
    <w:rsid w:val="007F06C6"/>
    <w:rsid w:val="007F21E1"/>
    <w:rsid w:val="007F3069"/>
    <w:rsid w:val="007F43B8"/>
    <w:rsid w:val="007F7216"/>
    <w:rsid w:val="007F7A78"/>
    <w:rsid w:val="00801964"/>
    <w:rsid w:val="00807FF7"/>
    <w:rsid w:val="00811ADE"/>
    <w:rsid w:val="0081467A"/>
    <w:rsid w:val="00816FB5"/>
    <w:rsid w:val="00820ACA"/>
    <w:rsid w:val="00820FCB"/>
    <w:rsid w:val="00822103"/>
    <w:rsid w:val="00822627"/>
    <w:rsid w:val="00823063"/>
    <w:rsid w:val="00825BC3"/>
    <w:rsid w:val="00827525"/>
    <w:rsid w:val="008314D2"/>
    <w:rsid w:val="00841EBC"/>
    <w:rsid w:val="00843227"/>
    <w:rsid w:val="00846BAA"/>
    <w:rsid w:val="00850FDD"/>
    <w:rsid w:val="00851432"/>
    <w:rsid w:val="00851AE3"/>
    <w:rsid w:val="00853905"/>
    <w:rsid w:val="00861B99"/>
    <w:rsid w:val="00862A92"/>
    <w:rsid w:val="00863E4A"/>
    <w:rsid w:val="008644C4"/>
    <w:rsid w:val="008657E0"/>
    <w:rsid w:val="00865969"/>
    <w:rsid w:val="008679C3"/>
    <w:rsid w:val="00873DC1"/>
    <w:rsid w:val="008759B5"/>
    <w:rsid w:val="008818F1"/>
    <w:rsid w:val="00881D32"/>
    <w:rsid w:val="0088208F"/>
    <w:rsid w:val="00885172"/>
    <w:rsid w:val="00886E62"/>
    <w:rsid w:val="00890B16"/>
    <w:rsid w:val="008920D1"/>
    <w:rsid w:val="008A087C"/>
    <w:rsid w:val="008A1ADA"/>
    <w:rsid w:val="008A4BB3"/>
    <w:rsid w:val="008A698D"/>
    <w:rsid w:val="008B398B"/>
    <w:rsid w:val="008B5ADF"/>
    <w:rsid w:val="008B64A1"/>
    <w:rsid w:val="008C07A0"/>
    <w:rsid w:val="008C3091"/>
    <w:rsid w:val="008C3551"/>
    <w:rsid w:val="008D2701"/>
    <w:rsid w:val="008D5F91"/>
    <w:rsid w:val="008E3E9B"/>
    <w:rsid w:val="0090367E"/>
    <w:rsid w:val="0090412F"/>
    <w:rsid w:val="00905D1B"/>
    <w:rsid w:val="00910F2D"/>
    <w:rsid w:val="009305E2"/>
    <w:rsid w:val="00931E8E"/>
    <w:rsid w:val="009323D6"/>
    <w:rsid w:val="009339E7"/>
    <w:rsid w:val="00934743"/>
    <w:rsid w:val="00936FAD"/>
    <w:rsid w:val="00937E2D"/>
    <w:rsid w:val="0094664E"/>
    <w:rsid w:val="009532AD"/>
    <w:rsid w:val="00954ABF"/>
    <w:rsid w:val="00954AD9"/>
    <w:rsid w:val="00955B05"/>
    <w:rsid w:val="009560B7"/>
    <w:rsid w:val="0096275B"/>
    <w:rsid w:val="00970F59"/>
    <w:rsid w:val="009841BA"/>
    <w:rsid w:val="00984C22"/>
    <w:rsid w:val="00986AE8"/>
    <w:rsid w:val="00994852"/>
    <w:rsid w:val="00995A65"/>
    <w:rsid w:val="00997AEA"/>
    <w:rsid w:val="00997E78"/>
    <w:rsid w:val="009C4D74"/>
    <w:rsid w:val="009D0088"/>
    <w:rsid w:val="009D3B88"/>
    <w:rsid w:val="009D48B7"/>
    <w:rsid w:val="009D5522"/>
    <w:rsid w:val="009E014D"/>
    <w:rsid w:val="009E30F1"/>
    <w:rsid w:val="009E3276"/>
    <w:rsid w:val="009E381D"/>
    <w:rsid w:val="009E42AE"/>
    <w:rsid w:val="009E4662"/>
    <w:rsid w:val="009E6257"/>
    <w:rsid w:val="009E6DCE"/>
    <w:rsid w:val="009F481D"/>
    <w:rsid w:val="00A04D68"/>
    <w:rsid w:val="00A14CE1"/>
    <w:rsid w:val="00A15F47"/>
    <w:rsid w:val="00A173FE"/>
    <w:rsid w:val="00A22015"/>
    <w:rsid w:val="00A230FC"/>
    <w:rsid w:val="00A2335F"/>
    <w:rsid w:val="00A25D8E"/>
    <w:rsid w:val="00A32D25"/>
    <w:rsid w:val="00A343FF"/>
    <w:rsid w:val="00A34A22"/>
    <w:rsid w:val="00A36B31"/>
    <w:rsid w:val="00A41C9B"/>
    <w:rsid w:val="00A451E3"/>
    <w:rsid w:val="00A57004"/>
    <w:rsid w:val="00A57ED3"/>
    <w:rsid w:val="00A61F37"/>
    <w:rsid w:val="00A66A8E"/>
    <w:rsid w:val="00A71DEE"/>
    <w:rsid w:val="00A71FF9"/>
    <w:rsid w:val="00A729B0"/>
    <w:rsid w:val="00A7351F"/>
    <w:rsid w:val="00A77AA2"/>
    <w:rsid w:val="00A77B69"/>
    <w:rsid w:val="00A8432B"/>
    <w:rsid w:val="00A90656"/>
    <w:rsid w:val="00A961C1"/>
    <w:rsid w:val="00AA2996"/>
    <w:rsid w:val="00AA379C"/>
    <w:rsid w:val="00AB0BCD"/>
    <w:rsid w:val="00AB0F88"/>
    <w:rsid w:val="00AB3FE5"/>
    <w:rsid w:val="00AC165A"/>
    <w:rsid w:val="00AC3E90"/>
    <w:rsid w:val="00AC3F1E"/>
    <w:rsid w:val="00AC67BF"/>
    <w:rsid w:val="00AE370A"/>
    <w:rsid w:val="00AF65F7"/>
    <w:rsid w:val="00B1082E"/>
    <w:rsid w:val="00B20F54"/>
    <w:rsid w:val="00B22449"/>
    <w:rsid w:val="00B22F24"/>
    <w:rsid w:val="00B32091"/>
    <w:rsid w:val="00B34778"/>
    <w:rsid w:val="00B34844"/>
    <w:rsid w:val="00B4366A"/>
    <w:rsid w:val="00B52C61"/>
    <w:rsid w:val="00B538E5"/>
    <w:rsid w:val="00B551AB"/>
    <w:rsid w:val="00B57389"/>
    <w:rsid w:val="00B62272"/>
    <w:rsid w:val="00B73118"/>
    <w:rsid w:val="00B7439F"/>
    <w:rsid w:val="00B74A92"/>
    <w:rsid w:val="00B74EAC"/>
    <w:rsid w:val="00B76939"/>
    <w:rsid w:val="00B83995"/>
    <w:rsid w:val="00BA02D4"/>
    <w:rsid w:val="00BA2763"/>
    <w:rsid w:val="00BA2D45"/>
    <w:rsid w:val="00BA3702"/>
    <w:rsid w:val="00BA7CCA"/>
    <w:rsid w:val="00BB7C04"/>
    <w:rsid w:val="00BC5181"/>
    <w:rsid w:val="00BC6778"/>
    <w:rsid w:val="00BD1E89"/>
    <w:rsid w:val="00BD3476"/>
    <w:rsid w:val="00BD347B"/>
    <w:rsid w:val="00BD6E83"/>
    <w:rsid w:val="00BD7EFB"/>
    <w:rsid w:val="00BE14B8"/>
    <w:rsid w:val="00BE50D0"/>
    <w:rsid w:val="00BE5889"/>
    <w:rsid w:val="00BE677C"/>
    <w:rsid w:val="00BF020D"/>
    <w:rsid w:val="00BF022D"/>
    <w:rsid w:val="00BF05AA"/>
    <w:rsid w:val="00BF787A"/>
    <w:rsid w:val="00C00B0D"/>
    <w:rsid w:val="00C0517A"/>
    <w:rsid w:val="00C0615E"/>
    <w:rsid w:val="00C10852"/>
    <w:rsid w:val="00C12AB0"/>
    <w:rsid w:val="00C14B29"/>
    <w:rsid w:val="00C15892"/>
    <w:rsid w:val="00C22FC1"/>
    <w:rsid w:val="00C2344F"/>
    <w:rsid w:val="00C243FD"/>
    <w:rsid w:val="00C269FA"/>
    <w:rsid w:val="00C3324A"/>
    <w:rsid w:val="00C336B3"/>
    <w:rsid w:val="00C3391E"/>
    <w:rsid w:val="00C3427A"/>
    <w:rsid w:val="00C42B44"/>
    <w:rsid w:val="00C435E1"/>
    <w:rsid w:val="00C50DE7"/>
    <w:rsid w:val="00C54176"/>
    <w:rsid w:val="00C552CE"/>
    <w:rsid w:val="00C5728D"/>
    <w:rsid w:val="00C573E2"/>
    <w:rsid w:val="00C60B0A"/>
    <w:rsid w:val="00C60C59"/>
    <w:rsid w:val="00C6111E"/>
    <w:rsid w:val="00C62023"/>
    <w:rsid w:val="00C66DBA"/>
    <w:rsid w:val="00C67CB5"/>
    <w:rsid w:val="00C7082C"/>
    <w:rsid w:val="00C724C3"/>
    <w:rsid w:val="00C75174"/>
    <w:rsid w:val="00C805EA"/>
    <w:rsid w:val="00C80A8D"/>
    <w:rsid w:val="00C94325"/>
    <w:rsid w:val="00C95EB8"/>
    <w:rsid w:val="00C95FAD"/>
    <w:rsid w:val="00C961B2"/>
    <w:rsid w:val="00C96F6E"/>
    <w:rsid w:val="00CA10C3"/>
    <w:rsid w:val="00CA550D"/>
    <w:rsid w:val="00CB1A23"/>
    <w:rsid w:val="00CB6E41"/>
    <w:rsid w:val="00CC162B"/>
    <w:rsid w:val="00CC66E3"/>
    <w:rsid w:val="00CC7F4D"/>
    <w:rsid w:val="00CD25F8"/>
    <w:rsid w:val="00CD32D0"/>
    <w:rsid w:val="00CD7105"/>
    <w:rsid w:val="00CD7D5B"/>
    <w:rsid w:val="00CE29BB"/>
    <w:rsid w:val="00CE671F"/>
    <w:rsid w:val="00CF0A7A"/>
    <w:rsid w:val="00CF1E71"/>
    <w:rsid w:val="00CF2552"/>
    <w:rsid w:val="00D06808"/>
    <w:rsid w:val="00D14737"/>
    <w:rsid w:val="00D16623"/>
    <w:rsid w:val="00D2455F"/>
    <w:rsid w:val="00D2564F"/>
    <w:rsid w:val="00D3124B"/>
    <w:rsid w:val="00D36232"/>
    <w:rsid w:val="00D447C6"/>
    <w:rsid w:val="00D50B8E"/>
    <w:rsid w:val="00D52E31"/>
    <w:rsid w:val="00D56798"/>
    <w:rsid w:val="00D5703A"/>
    <w:rsid w:val="00D602BF"/>
    <w:rsid w:val="00D61AF0"/>
    <w:rsid w:val="00D61F16"/>
    <w:rsid w:val="00D67383"/>
    <w:rsid w:val="00D70EB8"/>
    <w:rsid w:val="00D7138D"/>
    <w:rsid w:val="00D73061"/>
    <w:rsid w:val="00D82483"/>
    <w:rsid w:val="00D8270A"/>
    <w:rsid w:val="00D843E6"/>
    <w:rsid w:val="00D86D8B"/>
    <w:rsid w:val="00D901B9"/>
    <w:rsid w:val="00D94833"/>
    <w:rsid w:val="00DA02DE"/>
    <w:rsid w:val="00DA3DB9"/>
    <w:rsid w:val="00DA5654"/>
    <w:rsid w:val="00DB0D72"/>
    <w:rsid w:val="00DB1817"/>
    <w:rsid w:val="00DC13E8"/>
    <w:rsid w:val="00DC5B7B"/>
    <w:rsid w:val="00DD1FC0"/>
    <w:rsid w:val="00DD4220"/>
    <w:rsid w:val="00DD47E1"/>
    <w:rsid w:val="00DE1457"/>
    <w:rsid w:val="00DE2729"/>
    <w:rsid w:val="00DE4084"/>
    <w:rsid w:val="00DE5357"/>
    <w:rsid w:val="00DE55DD"/>
    <w:rsid w:val="00DF0F8E"/>
    <w:rsid w:val="00DF1D80"/>
    <w:rsid w:val="00DF4FE2"/>
    <w:rsid w:val="00DF6EBC"/>
    <w:rsid w:val="00DF7BF2"/>
    <w:rsid w:val="00E03396"/>
    <w:rsid w:val="00E069CD"/>
    <w:rsid w:val="00E344B3"/>
    <w:rsid w:val="00E37155"/>
    <w:rsid w:val="00E40340"/>
    <w:rsid w:val="00E438C8"/>
    <w:rsid w:val="00E55359"/>
    <w:rsid w:val="00E56A72"/>
    <w:rsid w:val="00E63D3D"/>
    <w:rsid w:val="00E65E0C"/>
    <w:rsid w:val="00E66A4F"/>
    <w:rsid w:val="00E74EFE"/>
    <w:rsid w:val="00E75F4D"/>
    <w:rsid w:val="00E86757"/>
    <w:rsid w:val="00E870CE"/>
    <w:rsid w:val="00E94A45"/>
    <w:rsid w:val="00E96E8D"/>
    <w:rsid w:val="00EA3594"/>
    <w:rsid w:val="00EB01C7"/>
    <w:rsid w:val="00EB2662"/>
    <w:rsid w:val="00EC23FC"/>
    <w:rsid w:val="00EC30F9"/>
    <w:rsid w:val="00EC3DE6"/>
    <w:rsid w:val="00ED5140"/>
    <w:rsid w:val="00EF17D7"/>
    <w:rsid w:val="00EF23A0"/>
    <w:rsid w:val="00EF7542"/>
    <w:rsid w:val="00F02B84"/>
    <w:rsid w:val="00F036AE"/>
    <w:rsid w:val="00F079E9"/>
    <w:rsid w:val="00F1312C"/>
    <w:rsid w:val="00F14B39"/>
    <w:rsid w:val="00F20523"/>
    <w:rsid w:val="00F23CC8"/>
    <w:rsid w:val="00F2411A"/>
    <w:rsid w:val="00F411D4"/>
    <w:rsid w:val="00F42CD0"/>
    <w:rsid w:val="00F45424"/>
    <w:rsid w:val="00F6753D"/>
    <w:rsid w:val="00F679EE"/>
    <w:rsid w:val="00F85C93"/>
    <w:rsid w:val="00F907E7"/>
    <w:rsid w:val="00F91E1B"/>
    <w:rsid w:val="00F92DAF"/>
    <w:rsid w:val="00F930FA"/>
    <w:rsid w:val="00F97CDC"/>
    <w:rsid w:val="00FA09C8"/>
    <w:rsid w:val="00FA0D6F"/>
    <w:rsid w:val="00FA4D16"/>
    <w:rsid w:val="00FA7811"/>
    <w:rsid w:val="00FB3432"/>
    <w:rsid w:val="00FB4F7E"/>
    <w:rsid w:val="00FB722D"/>
    <w:rsid w:val="00FC2354"/>
    <w:rsid w:val="00FC2459"/>
    <w:rsid w:val="00FC298F"/>
    <w:rsid w:val="00FC2B88"/>
    <w:rsid w:val="00FD1704"/>
    <w:rsid w:val="00FD427D"/>
    <w:rsid w:val="00FD6C7E"/>
    <w:rsid w:val="00FD783F"/>
    <w:rsid w:val="00FE0EE9"/>
    <w:rsid w:val="00FE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04239"/>
  <w15:chartTrackingRefBased/>
  <w15:docId w15:val="{9D1C5981-D3D1-4019-9E94-DAA7F8E1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8B4"/>
    <w:rPr>
      <w:lang w:val="es-ES"/>
    </w:rPr>
  </w:style>
  <w:style w:type="paragraph" w:styleId="Ttulo1">
    <w:name w:val="heading 1"/>
    <w:basedOn w:val="Normal"/>
    <w:next w:val="Normal"/>
    <w:link w:val="Ttulo1Car"/>
    <w:uiPriority w:val="9"/>
    <w:qFormat/>
    <w:rsid w:val="00685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5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55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55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55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55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55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55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55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55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55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55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55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55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55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55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55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55E2"/>
    <w:rPr>
      <w:rFonts w:eastAsiaTheme="majorEastAsia" w:cstheme="majorBidi"/>
      <w:color w:val="272727" w:themeColor="text1" w:themeTint="D8"/>
    </w:rPr>
  </w:style>
  <w:style w:type="paragraph" w:styleId="Ttulo">
    <w:name w:val="Title"/>
    <w:basedOn w:val="Normal"/>
    <w:next w:val="Normal"/>
    <w:link w:val="TtuloCar"/>
    <w:uiPriority w:val="10"/>
    <w:qFormat/>
    <w:rsid w:val="0068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55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55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55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55E2"/>
    <w:pPr>
      <w:spacing w:before="160"/>
      <w:jc w:val="center"/>
    </w:pPr>
    <w:rPr>
      <w:i/>
      <w:iCs/>
      <w:color w:val="404040" w:themeColor="text1" w:themeTint="BF"/>
    </w:rPr>
  </w:style>
  <w:style w:type="character" w:customStyle="1" w:styleId="CitaCar">
    <w:name w:val="Cita Car"/>
    <w:basedOn w:val="Fuentedeprrafopredeter"/>
    <w:link w:val="Cita"/>
    <w:uiPriority w:val="29"/>
    <w:rsid w:val="006855E2"/>
    <w:rPr>
      <w:i/>
      <w:iCs/>
      <w:color w:val="404040" w:themeColor="text1" w:themeTint="BF"/>
    </w:rPr>
  </w:style>
  <w:style w:type="paragraph" w:styleId="Prrafodelista">
    <w:name w:val="List Paragraph"/>
    <w:basedOn w:val="Normal"/>
    <w:uiPriority w:val="34"/>
    <w:qFormat/>
    <w:rsid w:val="006855E2"/>
    <w:pPr>
      <w:ind w:left="720"/>
      <w:contextualSpacing/>
    </w:pPr>
  </w:style>
  <w:style w:type="character" w:styleId="nfasisintenso">
    <w:name w:val="Intense Emphasis"/>
    <w:basedOn w:val="Fuentedeprrafopredeter"/>
    <w:uiPriority w:val="21"/>
    <w:qFormat/>
    <w:rsid w:val="006855E2"/>
    <w:rPr>
      <w:i/>
      <w:iCs/>
      <w:color w:val="2F5496" w:themeColor="accent1" w:themeShade="BF"/>
    </w:rPr>
  </w:style>
  <w:style w:type="paragraph" w:styleId="Citadestacada">
    <w:name w:val="Intense Quote"/>
    <w:basedOn w:val="Normal"/>
    <w:next w:val="Normal"/>
    <w:link w:val="CitadestacadaCar"/>
    <w:uiPriority w:val="30"/>
    <w:qFormat/>
    <w:rsid w:val="00685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55E2"/>
    <w:rPr>
      <w:i/>
      <w:iCs/>
      <w:color w:val="2F5496" w:themeColor="accent1" w:themeShade="BF"/>
    </w:rPr>
  </w:style>
  <w:style w:type="character" w:styleId="Referenciaintensa">
    <w:name w:val="Intense Reference"/>
    <w:basedOn w:val="Fuentedeprrafopredeter"/>
    <w:uiPriority w:val="32"/>
    <w:qFormat/>
    <w:rsid w:val="006855E2"/>
    <w:rPr>
      <w:b/>
      <w:bCs/>
      <w:smallCaps/>
      <w:color w:val="2F5496" w:themeColor="accent1" w:themeShade="BF"/>
      <w:spacing w:val="5"/>
    </w:rPr>
  </w:style>
  <w:style w:type="table" w:styleId="Tablaconcuadrcula">
    <w:name w:val="Table Grid"/>
    <w:basedOn w:val="Tablanormal"/>
    <w:uiPriority w:val="39"/>
    <w:rsid w:val="00AA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A3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AA379C"/>
    <w:pPr>
      <w:tabs>
        <w:tab w:val="left" w:pos="504"/>
      </w:tabs>
      <w:spacing w:after="240" w:line="240" w:lineRule="auto"/>
      <w:ind w:left="504" w:hanging="504"/>
    </w:pPr>
  </w:style>
  <w:style w:type="character" w:styleId="Hipervnculo">
    <w:name w:val="Hyperlink"/>
    <w:basedOn w:val="Fuentedeprrafopredeter"/>
    <w:uiPriority w:val="99"/>
    <w:unhideWhenUsed/>
    <w:rsid w:val="00AA379C"/>
    <w:rPr>
      <w:color w:val="0563C1" w:themeColor="hyperlink"/>
      <w:u w:val="single"/>
    </w:rPr>
  </w:style>
  <w:style w:type="character" w:styleId="Mencinsinresolver">
    <w:name w:val="Unresolved Mention"/>
    <w:basedOn w:val="Fuentedeprrafopredeter"/>
    <w:uiPriority w:val="99"/>
    <w:semiHidden/>
    <w:unhideWhenUsed/>
    <w:rsid w:val="00AA379C"/>
    <w:rPr>
      <w:color w:val="605E5C"/>
      <w:shd w:val="clear" w:color="auto" w:fill="E1DFDD"/>
    </w:rPr>
  </w:style>
  <w:style w:type="paragraph" w:styleId="Encabezado">
    <w:name w:val="header"/>
    <w:basedOn w:val="Normal"/>
    <w:link w:val="EncabezadoCar"/>
    <w:uiPriority w:val="99"/>
    <w:unhideWhenUsed/>
    <w:rsid w:val="002C27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27A4"/>
    <w:rPr>
      <w:lang w:val="es-ES"/>
    </w:rPr>
  </w:style>
  <w:style w:type="paragraph" w:styleId="Piedepgina">
    <w:name w:val="footer"/>
    <w:basedOn w:val="Normal"/>
    <w:link w:val="PiedepginaCar"/>
    <w:uiPriority w:val="99"/>
    <w:unhideWhenUsed/>
    <w:rsid w:val="002C27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27A4"/>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roups/6547437/revokeinvite/my87sjzv34bjut1t33lipg1rnz6hzvtdgiojr7i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zotero.org/groups/6547437/revokeinvite/46c1ypazlxszxyc2nhpaq86dyrcewc1hlahmeq1a"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zotero.org/groups/6547437/revokeinvite/yh6oz40s2odofeyw5v7j45so0xi69seqv4qdstem" TargetMode="External"/><Relationship Id="rId4" Type="http://schemas.openxmlformats.org/officeDocument/2006/relationships/webSettings" Target="webSettings.xml"/><Relationship Id="rId9" Type="http://schemas.openxmlformats.org/officeDocument/2006/relationships/hyperlink" Target="https://www.zotero.org/groups/6547437/revokeinvite/r1064as4jl8kan5sfc5c8j0g21vrfg36xsd7i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10684</TotalTime>
  <Pages>7</Pages>
  <Words>2106</Words>
  <Characters>11586</Characters>
  <Application>Microsoft Office Word</Application>
  <DocSecurity>0</DocSecurity>
  <Lines>96</Lines>
  <Paragraphs>27</Paragraphs>
  <ScaleCrop>false</ScaleCrop>
  <Company/>
  <LinksUpToDate>false</LinksUpToDate>
  <CharactersWithSpaces>13665</CharactersWithSpaces>
  <SharedDoc>false</SharedDoc>
  <HLinks>
    <vt:vector size="6" baseType="variant">
      <vt:variant>
        <vt:i4>6684769</vt:i4>
      </vt:variant>
      <vt:variant>
        <vt:i4>0</vt:i4>
      </vt:variant>
      <vt:variant>
        <vt:i4>0</vt:i4>
      </vt:variant>
      <vt:variant>
        <vt:i4>5</vt:i4>
      </vt:variant>
      <vt:variant>
        <vt:lpwstr>http://pbidi.unam.mx:8080/login?url=https://www.scopus.com/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558</cp:revision>
  <dcterms:created xsi:type="dcterms:W3CDTF">2026-05-26T23:12:00Z</dcterms:created>
  <dcterms:modified xsi:type="dcterms:W3CDTF">2026-08-27T04:57:00Z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id="hjpvaPan"/&gt;&lt;style id="http://www.zotero.org/styles/sage-vancouver-brackets" hasBibliography="1" bibliographyStyleHasBeenSet="1"/&gt;&lt;prefs&gt;&lt;pref name="fieldType" value="Field"/&gt;&lt;/prefs&gt;&lt;/data&gt;</vt:lpwstr>
  </property>
</Properties>
</file>