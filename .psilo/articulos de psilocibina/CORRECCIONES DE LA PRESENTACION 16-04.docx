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5A7D" w14:textId="7472C8D4" w:rsidR="003C0A30" w:rsidRDefault="003C0A30">
      <w:pPr>
        <w:rPr>
          <w:lang w:val="es-MX"/>
        </w:rPr>
      </w:pPr>
      <w:r>
        <w:rPr>
          <w:lang w:val="es-MX"/>
        </w:rPr>
        <w:t>TEXTO DE CORRECCIONES</w:t>
      </w:r>
    </w:p>
    <w:p w14:paraId="6C34A263" w14:textId="77777777" w:rsidR="00B23077" w:rsidRPr="00B50F37" w:rsidRDefault="00B23077" w:rsidP="00B23077">
      <w:pPr>
        <w:rPr>
          <w:b/>
          <w:bCs/>
          <w:lang w:val="es-MX"/>
        </w:rPr>
      </w:pPr>
      <w:r w:rsidRPr="00B50F37">
        <w:rPr>
          <w:b/>
          <w:bCs/>
          <w:lang w:val="es-MX"/>
        </w:rPr>
        <w:t>Introducción</w:t>
      </w:r>
    </w:p>
    <w:p w14:paraId="3A46A335" w14:textId="77777777" w:rsidR="00B23077" w:rsidRPr="00B50F37" w:rsidRDefault="00B23077" w:rsidP="00B23077">
      <w:pPr>
        <w:rPr>
          <w:lang w:val="es-MX"/>
        </w:rPr>
      </w:pPr>
      <w:r w:rsidRPr="00B50F37">
        <w:rPr>
          <w:lang w:val="es-MX"/>
        </w:rPr>
        <w:t>Es problema ansiedad y depresión y los patrones hedonistas</w:t>
      </w:r>
    </w:p>
    <w:p w14:paraId="08E9CE4C" w14:textId="04CD94EF" w:rsidR="00B23077" w:rsidRDefault="00B23077" w:rsidP="00B23077">
      <w:pPr>
        <w:rPr>
          <w:lang w:val="es-MX"/>
        </w:rPr>
      </w:pPr>
      <w:r w:rsidRPr="00B50F37">
        <w:rPr>
          <w:b/>
          <w:bCs/>
          <w:lang w:val="es-MX"/>
        </w:rPr>
        <w:t>1. 2 diapositivas</w:t>
      </w:r>
    </w:p>
    <w:p w14:paraId="4CAD231F" w14:textId="6AD6D770" w:rsidR="00E67BE5" w:rsidRPr="00B50F37" w:rsidRDefault="00E67BE5" w:rsidP="00B23077">
      <w:pPr>
        <w:rPr>
          <w:lang w:val="es-MX"/>
        </w:rPr>
      </w:pPr>
      <w:r w:rsidRPr="00D50136">
        <w:rPr>
          <w:lang w:val="es-MX"/>
        </w:rPr>
        <w:t xml:space="preserve">En </w:t>
      </w:r>
      <w:r w:rsidR="009B6695" w:rsidRPr="00D50136">
        <w:rPr>
          <w:lang w:val="es-MX"/>
        </w:rPr>
        <w:t>México</w:t>
      </w:r>
      <w:r w:rsidRPr="00D50136">
        <w:rPr>
          <w:lang w:val="es-MX"/>
        </w:rPr>
        <w:t xml:space="preserve"> la </w:t>
      </w:r>
      <w:r w:rsidR="009B6695" w:rsidRPr="00D50136">
        <w:rPr>
          <w:lang w:val="es-MX"/>
        </w:rPr>
        <w:t>población</w:t>
      </w:r>
      <w:r w:rsidRPr="00D50136">
        <w:rPr>
          <w:lang w:val="es-MX"/>
        </w:rPr>
        <w:t xml:space="preserve"> en e</w:t>
      </w:r>
      <w:r>
        <w:rPr>
          <w:lang w:val="es-MX"/>
        </w:rPr>
        <w:t>dad laboral busca alternativas farmacológicas para compensar las carencias que le ocasiona</w:t>
      </w:r>
      <w:r w:rsidR="00DF3789">
        <w:rPr>
          <w:lang w:val="es-MX"/>
        </w:rPr>
        <w:t>n</w:t>
      </w:r>
      <w:r>
        <w:rPr>
          <w:lang w:val="es-MX"/>
        </w:rPr>
        <w:t xml:space="preserve"> los </w:t>
      </w:r>
      <w:r w:rsidR="009B6695">
        <w:rPr>
          <w:lang w:val="es-MX"/>
        </w:rPr>
        <w:t>trastornos</w:t>
      </w:r>
      <w:r>
        <w:rPr>
          <w:lang w:val="es-MX"/>
        </w:rPr>
        <w:t xml:space="preserve"> no diagnosticados (otras dos diapositivas)</w:t>
      </w:r>
    </w:p>
    <w:p w14:paraId="0C9BE525" w14:textId="77777777" w:rsidR="00B23077" w:rsidRPr="00B50F37" w:rsidRDefault="00B23077" w:rsidP="00B23077">
      <w:pPr>
        <w:rPr>
          <w:lang w:val="es-MX"/>
        </w:rPr>
      </w:pPr>
      <w:r w:rsidRPr="00B50F37">
        <w:rPr>
          <w:b/>
          <w:bCs/>
          <w:lang w:val="es-MX"/>
        </w:rPr>
        <w:t>2 diapositivas</w:t>
      </w:r>
    </w:p>
    <w:p w14:paraId="01F9A192" w14:textId="77777777" w:rsidR="00DF3789" w:rsidRDefault="00DF3789" w:rsidP="00485A3E">
      <w:pPr>
        <w:rPr>
          <w:b/>
          <w:bCs/>
          <w:lang w:val="es-MX"/>
        </w:rPr>
      </w:pPr>
    </w:p>
    <w:p w14:paraId="0EAD5BD7" w14:textId="77777777" w:rsidR="00DF3789" w:rsidRDefault="00DF3789" w:rsidP="00485A3E">
      <w:pPr>
        <w:rPr>
          <w:b/>
          <w:bCs/>
          <w:lang w:val="es-MX"/>
        </w:rPr>
      </w:pPr>
    </w:p>
    <w:p w14:paraId="1170E53C" w14:textId="60B8053A" w:rsidR="00485A3E" w:rsidRPr="00B50F37" w:rsidRDefault="00485A3E" w:rsidP="00485A3E">
      <w:pPr>
        <w:rPr>
          <w:b/>
          <w:bCs/>
          <w:lang w:val="es-MX"/>
        </w:rPr>
      </w:pPr>
      <w:r w:rsidRPr="00B50F37">
        <w:rPr>
          <w:b/>
          <w:bCs/>
          <w:lang w:val="es-MX"/>
        </w:rPr>
        <w:t>Justificación</w:t>
      </w:r>
    </w:p>
    <w:p w14:paraId="53B2845F" w14:textId="01F07D85" w:rsidR="00B23077" w:rsidRDefault="00B23077" w:rsidP="00B23077">
      <w:pPr>
        <w:rPr>
          <w:b/>
          <w:bCs/>
          <w:lang w:val="es-MX"/>
        </w:rPr>
      </w:pPr>
      <w:r w:rsidRPr="00B50F37">
        <w:rPr>
          <w:b/>
          <w:bCs/>
          <w:lang w:val="es-MX"/>
        </w:rPr>
        <w:t>Planteamiento del problema</w:t>
      </w:r>
    </w:p>
    <w:p w14:paraId="58B61C37" w14:textId="545E80A7" w:rsidR="002D58EB" w:rsidRPr="001A5933" w:rsidRDefault="00AE4EB4" w:rsidP="00B23077">
      <w:pPr>
        <w:rPr>
          <w:lang w:val="es-MX"/>
        </w:rPr>
      </w:pPr>
      <w:r w:rsidRPr="001A5933">
        <w:rPr>
          <w:lang w:val="es-MX"/>
        </w:rPr>
        <w:t xml:space="preserve">Las limitaciones del sistema de salud </w:t>
      </w:r>
      <w:r w:rsidR="00153E53" w:rsidRPr="001A5933">
        <w:rPr>
          <w:lang w:val="es-MX"/>
        </w:rPr>
        <w:t xml:space="preserve">provocan que </w:t>
      </w:r>
      <w:r w:rsidR="00FA6FA6" w:rsidRPr="001A5933">
        <w:rPr>
          <w:lang w:val="es-MX"/>
        </w:rPr>
        <w:t xml:space="preserve">las personas con depresión y ansiedad </w:t>
      </w:r>
      <w:r w:rsidR="002A7911" w:rsidRPr="001A5933">
        <w:rPr>
          <w:lang w:val="es-MX"/>
        </w:rPr>
        <w:t>abandonen el tratamiento</w:t>
      </w:r>
      <w:r w:rsidR="00101C3F">
        <w:rPr>
          <w:lang w:val="es-MX"/>
        </w:rPr>
        <w:t xml:space="preserve"> y </w:t>
      </w:r>
      <w:r w:rsidR="002D58EB" w:rsidRPr="001A5933">
        <w:rPr>
          <w:lang w:val="es-MX"/>
        </w:rPr>
        <w:t xml:space="preserve">Recurren a tratamientos </w:t>
      </w:r>
      <w:r w:rsidR="003118E5" w:rsidRPr="001A5933">
        <w:rPr>
          <w:lang w:val="es-MX"/>
        </w:rPr>
        <w:t>de carácter subjetivo</w:t>
      </w:r>
    </w:p>
    <w:p w14:paraId="76CB3A8E" w14:textId="4C134DD1" w:rsidR="00975FD6" w:rsidRDefault="00975FD6" w:rsidP="00975FD6">
      <w:pPr>
        <w:rPr>
          <w:lang w:val="es-MX"/>
        </w:rPr>
      </w:pPr>
      <w:r>
        <w:rPr>
          <w:lang w:val="es-MX"/>
        </w:rPr>
        <w:t>Búsqueda de la felicidad a través de psicofármacos que en corto plazo generan dependencia y efectos adversos como aumento de peso y disfunción sexual</w:t>
      </w:r>
      <w:r w:rsidR="00F60963">
        <w:rPr>
          <w:lang w:val="es-MX"/>
        </w:rPr>
        <w:t xml:space="preserve"> además de dar resultados a largo plazo</w:t>
      </w:r>
      <w:r w:rsidR="00FE01E4">
        <w:rPr>
          <w:lang w:val="es-MX"/>
        </w:rPr>
        <w:t xml:space="preserve"> </w:t>
      </w:r>
      <w:r w:rsidRPr="00B50F37">
        <w:rPr>
          <w:lang w:val="es-MX"/>
        </w:rPr>
        <w:t>generando un círculo vicioso que alteran la vida laboral, social y familiar</w:t>
      </w:r>
    </w:p>
    <w:p w14:paraId="569E2362" w14:textId="77777777" w:rsidR="00956CB6" w:rsidRPr="001A5933" w:rsidRDefault="00956CB6" w:rsidP="00956CB6">
      <w:pPr>
        <w:rPr>
          <w:lang w:val="es-MX"/>
        </w:rPr>
      </w:pPr>
      <w:r w:rsidRPr="001A5933">
        <w:rPr>
          <w:lang w:val="es-MX"/>
        </w:rPr>
        <w:t xml:space="preserve">El uso de la psilocibina como tratamiento para la depresión y ansiedad, esta sustentado en diversos artículos científicos, lo cual ha fomentado su uso como tratamiento alternativo </w:t>
      </w:r>
    </w:p>
    <w:p w14:paraId="77EDDE38" w14:textId="77777777" w:rsidR="004479FE" w:rsidRDefault="004479FE" w:rsidP="00975FD6">
      <w:pPr>
        <w:rPr>
          <w:lang w:val="es-MX"/>
        </w:rPr>
      </w:pPr>
    </w:p>
    <w:p w14:paraId="228BC52A" w14:textId="00E95BBE" w:rsidR="00975FD6" w:rsidRDefault="00975FD6" w:rsidP="00975FD6">
      <w:pPr>
        <w:rPr>
          <w:lang w:val="es-MX"/>
        </w:rPr>
      </w:pPr>
      <w:r>
        <w:rPr>
          <w:lang w:val="es-MX"/>
        </w:rPr>
        <w:t>Justificacioon</w:t>
      </w:r>
    </w:p>
    <w:p w14:paraId="6717A589" w14:textId="73FA0FCF" w:rsidR="00975FD6" w:rsidRDefault="00975FD6" w:rsidP="00975FD6">
      <w:pPr>
        <w:rPr>
          <w:lang w:val="es-MX"/>
        </w:rPr>
      </w:pPr>
      <w:r>
        <w:rPr>
          <w:lang w:val="es-MX"/>
        </w:rPr>
        <w:t xml:space="preserve">Existen alternativas que tienen efectos sobre el sistema nervioso central y ayudan a eliminar o aminorar los efectos adversos de los psicofármacos con la ventaja de no generar dependencia </w:t>
      </w:r>
      <w:r w:rsidR="000876FD">
        <w:rPr>
          <w:lang w:val="es-MX"/>
        </w:rPr>
        <w:t>y tener una acción mas rápida</w:t>
      </w:r>
    </w:p>
    <w:p w14:paraId="26EEB140" w14:textId="77777777" w:rsidR="007A6BBF" w:rsidRPr="00B50F37" w:rsidRDefault="007A6BBF" w:rsidP="007A6BBF">
      <w:pPr>
        <w:rPr>
          <w:lang w:val="es-MX"/>
        </w:rPr>
      </w:pPr>
      <w:r w:rsidRPr="00B50F37">
        <w:rPr>
          <w:b/>
          <w:bCs/>
          <w:lang w:val="es-MX"/>
        </w:rPr>
        <w:t>2 diapositivas</w:t>
      </w:r>
    </w:p>
    <w:p w14:paraId="652852C5" w14:textId="77777777" w:rsidR="00F1758D" w:rsidRDefault="00F1758D" w:rsidP="007A6BBF">
      <w:pPr>
        <w:rPr>
          <w:lang w:val="es-MX"/>
        </w:rPr>
      </w:pPr>
    </w:p>
    <w:p w14:paraId="0ECC1927" w14:textId="2FFF0324" w:rsidR="0037048D" w:rsidRDefault="0037048D" w:rsidP="007A6BBF">
      <w:pPr>
        <w:rPr>
          <w:lang w:val="es-MX"/>
        </w:rPr>
      </w:pPr>
      <w:r>
        <w:rPr>
          <w:lang w:val="es-MX"/>
        </w:rPr>
        <w:t>Psilocybe</w:t>
      </w:r>
    </w:p>
    <w:p w14:paraId="2E12BD7E" w14:textId="336041E1" w:rsidR="007A6BBF" w:rsidRPr="00B50F37" w:rsidRDefault="007A6BBF" w:rsidP="007A6BBF">
      <w:pPr>
        <w:rPr>
          <w:lang w:val="es-MX"/>
        </w:rPr>
      </w:pPr>
      <w:r w:rsidRPr="00B50F37">
        <w:rPr>
          <w:lang w:val="es-MX"/>
        </w:rPr>
        <w:t>concepto</w:t>
      </w:r>
    </w:p>
    <w:p w14:paraId="1FFC4B10" w14:textId="77777777" w:rsidR="007A6BBF" w:rsidRPr="00B50F37" w:rsidRDefault="007A6BBF" w:rsidP="007A6BBF">
      <w:pPr>
        <w:numPr>
          <w:ilvl w:val="0"/>
          <w:numId w:val="4"/>
        </w:numPr>
        <w:rPr>
          <w:lang w:val="es-MX"/>
        </w:rPr>
      </w:pPr>
      <w:r w:rsidRPr="00B50F37">
        <w:rPr>
          <w:lang w:val="es-MX"/>
        </w:rPr>
        <w:t xml:space="preserve">Características morfológicas </w:t>
      </w:r>
    </w:p>
    <w:p w14:paraId="41CDEC45" w14:textId="0E237214" w:rsidR="007A6BBF" w:rsidRPr="00331FC8" w:rsidRDefault="007A6BBF" w:rsidP="007A6BBF">
      <w:pPr>
        <w:numPr>
          <w:ilvl w:val="0"/>
          <w:numId w:val="4"/>
        </w:numPr>
        <w:rPr>
          <w:lang w:val="es-MX"/>
        </w:rPr>
      </w:pPr>
      <w:r w:rsidRPr="00B50F37">
        <w:rPr>
          <w:lang w:val="es-MX"/>
        </w:rPr>
        <w:t>Historia</w:t>
      </w:r>
      <w:r w:rsidRPr="00B50F37">
        <w:rPr>
          <w:lang w:val="es-MX"/>
        </w:rPr>
        <w:br/>
        <w:t xml:space="preserve">Desde hace </w:t>
      </w:r>
      <w:proofErr w:type="gramStart"/>
      <w:r w:rsidRPr="00B50F37">
        <w:rPr>
          <w:lang w:val="es-MX"/>
        </w:rPr>
        <w:t>un historia</w:t>
      </w:r>
      <w:proofErr w:type="gramEnd"/>
      <w:r w:rsidR="003C61B1" w:rsidRPr="00331FC8">
        <w:rPr>
          <w:lang w:val="es-MX"/>
        </w:rPr>
        <w:t xml:space="preserve"> y geografia</w:t>
      </w:r>
      <w:r w:rsidRPr="00B50F37">
        <w:rPr>
          <w:lang w:val="es-MX"/>
        </w:rPr>
        <w:br/>
        <w:t>Características psicofarmacológicas</w:t>
      </w:r>
    </w:p>
    <w:p w14:paraId="60B05FE9" w14:textId="77777777" w:rsidR="00F1758D" w:rsidRDefault="00F1758D" w:rsidP="00F1758D">
      <w:pPr>
        <w:rPr>
          <w:lang w:val="es-MX"/>
        </w:rPr>
      </w:pPr>
      <w:r>
        <w:rPr>
          <w:lang w:val="es-MX"/>
        </w:rPr>
        <w:t>Psilocibe sp</w:t>
      </w:r>
    </w:p>
    <w:p w14:paraId="18EA79C3" w14:textId="618607ED" w:rsidR="0057313E" w:rsidRDefault="0057313E" w:rsidP="00F1758D">
      <w:pPr>
        <w:rPr>
          <w:lang w:val="es-MX"/>
        </w:rPr>
      </w:pPr>
      <w:r>
        <w:rPr>
          <w:lang w:val="es-MX"/>
        </w:rPr>
        <w:lastRenderedPageBreak/>
        <w:t>concepto</w:t>
      </w:r>
    </w:p>
    <w:p w14:paraId="695C61B5" w14:textId="77777777" w:rsidR="00F1758D" w:rsidRDefault="00F1758D" w:rsidP="00F1758D">
      <w:pPr>
        <w:rPr>
          <w:lang w:val="es-MX"/>
        </w:rPr>
      </w:pPr>
      <w:r>
        <w:rPr>
          <w:lang w:val="es-MX"/>
        </w:rPr>
        <w:t>Características morfológicas</w:t>
      </w:r>
    </w:p>
    <w:p w14:paraId="181D4475" w14:textId="77777777" w:rsidR="00F1758D" w:rsidRDefault="00F1758D" w:rsidP="00F1758D">
      <w:pPr>
        <w:rPr>
          <w:lang w:val="es-MX"/>
        </w:rPr>
      </w:pPr>
      <w:r>
        <w:rPr>
          <w:lang w:val="es-MX"/>
        </w:rPr>
        <w:t xml:space="preserve">Historia y geografía en general </w:t>
      </w:r>
    </w:p>
    <w:p w14:paraId="35D7FEF7" w14:textId="47E27756" w:rsidR="00F1758D" w:rsidRDefault="00F1758D" w:rsidP="00F1758D">
      <w:pPr>
        <w:rPr>
          <w:lang w:val="es-MX"/>
        </w:rPr>
      </w:pPr>
      <w:r>
        <w:rPr>
          <w:lang w:val="es-MX"/>
        </w:rPr>
        <w:t>El psilocibe se ha utilizado con fines de sanación en tales l</w:t>
      </w:r>
      <w:r w:rsidR="00331FC8">
        <w:rPr>
          <w:lang w:val="es-MX"/>
        </w:rPr>
        <w:t>u</w:t>
      </w:r>
      <w:r>
        <w:rPr>
          <w:lang w:val="es-MX"/>
        </w:rPr>
        <w:t xml:space="preserve">gares </w:t>
      </w:r>
    </w:p>
    <w:p w14:paraId="78C56802" w14:textId="77777777" w:rsidR="00331FC8" w:rsidRPr="00B50F37" w:rsidRDefault="00331FC8" w:rsidP="00331FC8">
      <w:pPr>
        <w:numPr>
          <w:ilvl w:val="0"/>
          <w:numId w:val="4"/>
        </w:numPr>
        <w:rPr>
          <w:lang w:val="es-MX"/>
        </w:rPr>
      </w:pPr>
      <w:r w:rsidRPr="00B50F37">
        <w:rPr>
          <w:lang w:val="es-MX"/>
        </w:rPr>
        <w:t>la psilocibina se ha utilizado por tal caso</w:t>
      </w:r>
      <w:r>
        <w:rPr>
          <w:lang w:val="es-MX"/>
        </w:rPr>
        <w:t xml:space="preserve"> y en tal lugar</w:t>
      </w:r>
      <w:r w:rsidRPr="00B50F37">
        <w:rPr>
          <w:lang w:val="es-MX"/>
        </w:rPr>
        <w:t xml:space="preserve"> Canadá </w:t>
      </w:r>
    </w:p>
    <w:p w14:paraId="398D3209" w14:textId="77777777" w:rsidR="00331FC8" w:rsidRDefault="00331FC8" w:rsidP="00F1758D">
      <w:pPr>
        <w:rPr>
          <w:lang w:val="es-MX"/>
        </w:rPr>
      </w:pPr>
    </w:p>
    <w:p w14:paraId="3A5D27FE" w14:textId="77777777" w:rsidR="00F1758D" w:rsidRDefault="00F1758D" w:rsidP="00F1758D">
      <w:pPr>
        <w:rPr>
          <w:lang w:val="es-MX"/>
        </w:rPr>
      </w:pPr>
    </w:p>
    <w:p w14:paraId="22D40215" w14:textId="77777777" w:rsidR="00F1758D" w:rsidRDefault="00F1758D" w:rsidP="00F1758D">
      <w:pPr>
        <w:rPr>
          <w:lang w:val="es-MX"/>
        </w:rPr>
      </w:pPr>
      <w:r>
        <w:rPr>
          <w:lang w:val="es-MX"/>
        </w:rPr>
        <w:t>Características psicofarmacológicas</w:t>
      </w:r>
    </w:p>
    <w:p w14:paraId="3A60AC0E" w14:textId="77777777" w:rsidR="00F1758D" w:rsidRDefault="00F1758D" w:rsidP="00F1758D">
      <w:pPr>
        <w:rPr>
          <w:lang w:val="es-MX"/>
        </w:rPr>
      </w:pPr>
      <w:r>
        <w:rPr>
          <w:lang w:val="es-MX"/>
        </w:rPr>
        <w:t>Molécula</w:t>
      </w:r>
    </w:p>
    <w:p w14:paraId="29B5796B" w14:textId="77777777" w:rsidR="00F1758D" w:rsidRDefault="00F1758D" w:rsidP="00F1758D">
      <w:pPr>
        <w:rPr>
          <w:lang w:val="es-MX"/>
        </w:rPr>
      </w:pPr>
      <w:r>
        <w:rPr>
          <w:lang w:val="es-MX"/>
        </w:rPr>
        <w:t>Farmacocinética y farmacodinameica</w:t>
      </w:r>
    </w:p>
    <w:p w14:paraId="23B621FB" w14:textId="77777777" w:rsidR="00F1758D" w:rsidRDefault="00F1758D" w:rsidP="007A6BBF">
      <w:pPr>
        <w:rPr>
          <w:lang w:val="es-MX"/>
        </w:rPr>
      </w:pPr>
    </w:p>
    <w:p w14:paraId="41D58EB1" w14:textId="77777777" w:rsidR="00331FC8" w:rsidRDefault="00331FC8" w:rsidP="00331FC8">
      <w:pPr>
        <w:rPr>
          <w:lang w:val="es-MX"/>
        </w:rPr>
      </w:pPr>
      <w:r>
        <w:rPr>
          <w:lang w:val="es-MX"/>
        </w:rPr>
        <w:t xml:space="preserve">Objetivo </w:t>
      </w:r>
    </w:p>
    <w:p w14:paraId="38CFF312" w14:textId="77777777" w:rsidR="00331FC8" w:rsidRDefault="00331FC8" w:rsidP="00331FC8">
      <w:pPr>
        <w:rPr>
          <w:lang w:val="es-MX"/>
        </w:rPr>
      </w:pPr>
      <w:r>
        <w:rPr>
          <w:lang w:val="es-MX"/>
        </w:rPr>
        <w:t xml:space="preserve"> (citar descripción de drogas del tipo </w:t>
      </w:r>
      <w:proofErr w:type="gramStart"/>
      <w:r>
        <w:rPr>
          <w:lang w:val="es-MX"/>
        </w:rPr>
        <w:t>uno )</w:t>
      </w:r>
      <w:proofErr w:type="gramEnd"/>
    </w:p>
    <w:p w14:paraId="64375F68" w14:textId="77777777" w:rsidR="00E93268" w:rsidRDefault="00E93268" w:rsidP="00E93268">
      <w:pPr>
        <w:rPr>
          <w:lang w:val="es-MX"/>
        </w:rPr>
      </w:pPr>
      <w:r>
        <w:rPr>
          <w:lang w:val="es-MX"/>
        </w:rPr>
        <w:t>OBJETIVOS</w:t>
      </w:r>
    </w:p>
    <w:p w14:paraId="20A40623" w14:textId="2E84A668" w:rsidR="008979BC" w:rsidRPr="00B50F37" w:rsidRDefault="00E93268" w:rsidP="008979BC">
      <w:pPr>
        <w:rPr>
          <w:lang w:val="es-MX"/>
        </w:rPr>
      </w:pPr>
      <w:r w:rsidRPr="00B50F37">
        <w:rPr>
          <w:lang w:val="es-MX"/>
        </w:rPr>
        <w:t xml:space="preserve">Demostrar mediante el análisis bibliográfico </w:t>
      </w:r>
      <w:r w:rsidR="00E925E5">
        <w:rPr>
          <w:lang w:val="es-MX"/>
        </w:rPr>
        <w:t xml:space="preserve">la efectividad del uso de la psilocibina </w:t>
      </w:r>
      <w:r w:rsidR="009C453E">
        <w:rPr>
          <w:lang w:val="es-MX"/>
        </w:rPr>
        <w:t>para trastornos de depresión y ansiedad</w:t>
      </w:r>
      <w:r w:rsidR="004428AE">
        <w:rPr>
          <w:lang w:val="es-MX"/>
        </w:rPr>
        <w:t>, con información actualizada</w:t>
      </w:r>
      <w:r w:rsidR="008979BC">
        <w:rPr>
          <w:lang w:val="es-MX"/>
        </w:rPr>
        <w:t>, con el fin de que</w:t>
      </w:r>
      <w:r w:rsidR="008979BC" w:rsidRPr="008979BC">
        <w:rPr>
          <w:lang w:val="es-MX"/>
        </w:rPr>
        <w:t xml:space="preserve"> </w:t>
      </w:r>
      <w:r w:rsidR="008979BC">
        <w:rPr>
          <w:lang w:val="es-MX"/>
        </w:rPr>
        <w:t>s</w:t>
      </w:r>
      <w:r w:rsidR="008979BC" w:rsidRPr="00B50F37">
        <w:rPr>
          <w:lang w:val="es-MX"/>
        </w:rPr>
        <w:t>e desplace del grupo I considerado como droga recreativa al grupo III como terapia controlada</w:t>
      </w:r>
      <w:r w:rsidR="00BF6C97">
        <w:rPr>
          <w:lang w:val="es-MX"/>
        </w:rPr>
        <w:t>.</w:t>
      </w:r>
    </w:p>
    <w:p w14:paraId="3B540128" w14:textId="4F8C2F7A" w:rsidR="00E93268" w:rsidRDefault="00E93268" w:rsidP="00E93268">
      <w:pPr>
        <w:rPr>
          <w:lang w:val="es-MX"/>
        </w:rPr>
      </w:pPr>
    </w:p>
    <w:p w14:paraId="20BD3659" w14:textId="77777777" w:rsidR="00E93268" w:rsidRPr="00B50F37" w:rsidRDefault="00E93268" w:rsidP="00E93268">
      <w:pPr>
        <w:rPr>
          <w:lang w:val="es-MX"/>
        </w:rPr>
      </w:pPr>
      <w:r w:rsidRPr="00B50F37">
        <w:rPr>
          <w:lang w:val="es-MX"/>
        </w:rPr>
        <w:t>(ilegible) en Canadá indica por lo que se propone que cambie (ilegible)</w:t>
      </w:r>
    </w:p>
    <w:p w14:paraId="4BF4DB15" w14:textId="013EF80C" w:rsidR="00E93268" w:rsidRDefault="00E93268" w:rsidP="00E93268">
      <w:pPr>
        <w:rPr>
          <w:lang w:val="es-MX"/>
        </w:rPr>
      </w:pPr>
      <w:r w:rsidRPr="00B50F37">
        <w:rPr>
          <w:lang w:val="es-MX"/>
        </w:rPr>
        <w:t>para individuos diagnosticados de trastornos depresivos y ansiedad</w:t>
      </w:r>
    </w:p>
    <w:p w14:paraId="4E1FFE9E" w14:textId="77777777" w:rsidR="00E93268" w:rsidRDefault="00E93268" w:rsidP="00E93268">
      <w:pPr>
        <w:rPr>
          <w:lang w:val="es-MX"/>
        </w:rPr>
      </w:pPr>
    </w:p>
    <w:p w14:paraId="1CACBA0E" w14:textId="77777777" w:rsidR="00331FC8" w:rsidRDefault="00331FC8" w:rsidP="00331FC8">
      <w:pPr>
        <w:rPr>
          <w:lang w:val="es-MX"/>
        </w:rPr>
      </w:pPr>
      <w:r>
        <w:rPr>
          <w:lang w:val="es-MX"/>
        </w:rPr>
        <w:t xml:space="preserve">Demostrar mediante el análisis bibliográfico mundial indica </w:t>
      </w:r>
    </w:p>
    <w:p w14:paraId="296A6DA0" w14:textId="373AE9F5" w:rsidR="00331FC8" w:rsidRDefault="00331FC8" w:rsidP="00331FC8">
      <w:pPr>
        <w:rPr>
          <w:lang w:val="es-MX"/>
        </w:rPr>
      </w:pPr>
      <w:r>
        <w:rPr>
          <w:lang w:val="es-MX"/>
        </w:rPr>
        <w:t>Por lo que se propone que se implementen protocolos de investigación con individuos en estudios con ppblacoones mayores</w:t>
      </w:r>
    </w:p>
    <w:p w14:paraId="72FC51FD" w14:textId="77777777" w:rsidR="00331FC8" w:rsidRDefault="00331FC8" w:rsidP="00331FC8">
      <w:pPr>
        <w:rPr>
          <w:lang w:val="es-MX"/>
        </w:rPr>
      </w:pPr>
      <w:r>
        <w:rPr>
          <w:lang w:val="es-MX"/>
        </w:rPr>
        <w:t xml:space="preserve">Que se desplazen del grupo uno al grupo 3 como terapia controlada para individuos diagnosticados, con transtornos de ansiedad y depresión </w:t>
      </w:r>
    </w:p>
    <w:p w14:paraId="54E23FF5" w14:textId="77777777" w:rsidR="00331FC8" w:rsidRDefault="00331FC8" w:rsidP="00331FC8">
      <w:pPr>
        <w:rPr>
          <w:lang w:val="es-MX"/>
        </w:rPr>
      </w:pPr>
      <w:r>
        <w:rPr>
          <w:lang w:val="es-MX"/>
        </w:rPr>
        <w:t xml:space="preserve">Que se considre a psilocibe </w:t>
      </w:r>
      <w:proofErr w:type="gramStart"/>
      <w:r>
        <w:rPr>
          <w:lang w:val="es-MX"/>
        </w:rPr>
        <w:t>cubensis ,</w:t>
      </w:r>
      <w:proofErr w:type="gramEnd"/>
      <w:r>
        <w:rPr>
          <w:lang w:val="es-MX"/>
        </w:rPr>
        <w:t xml:space="preserve"> la psilocina y psilocibina, no mocmo drogas recreativas, si no como </w:t>
      </w:r>
    </w:p>
    <w:p w14:paraId="0A864B2C" w14:textId="77777777" w:rsidR="00331FC8" w:rsidRDefault="00331FC8" w:rsidP="00331FC8">
      <w:pPr>
        <w:rPr>
          <w:lang w:val="es-MX"/>
        </w:rPr>
      </w:pPr>
      <w:r>
        <w:rPr>
          <w:lang w:val="es-MX"/>
        </w:rPr>
        <w:t>Psilocibina</w:t>
      </w:r>
    </w:p>
    <w:p w14:paraId="1550AB0F" w14:textId="77777777" w:rsidR="00F1758D" w:rsidRDefault="00F1758D" w:rsidP="007A6BBF">
      <w:pPr>
        <w:rPr>
          <w:lang w:val="es-MX"/>
        </w:rPr>
      </w:pPr>
    </w:p>
    <w:p w14:paraId="0841D5B6" w14:textId="77777777" w:rsidR="00F1758D" w:rsidRDefault="00F1758D" w:rsidP="007A6BBF">
      <w:pPr>
        <w:rPr>
          <w:lang w:val="es-MX"/>
        </w:rPr>
      </w:pPr>
    </w:p>
    <w:p w14:paraId="5C2BCAF7" w14:textId="77777777" w:rsidR="00C44A92" w:rsidRDefault="00C44A92" w:rsidP="007A6BBF">
      <w:pPr>
        <w:rPr>
          <w:lang w:val="es-MX"/>
        </w:rPr>
      </w:pPr>
    </w:p>
    <w:p w14:paraId="33A56C33" w14:textId="77777777" w:rsidR="00B23077" w:rsidRDefault="00B23077">
      <w:pPr>
        <w:rPr>
          <w:lang w:val="es-MX"/>
        </w:rPr>
      </w:pPr>
    </w:p>
    <w:p w14:paraId="4E86AC5B" w14:textId="77777777" w:rsidR="00B50F37" w:rsidRDefault="00B50F37" w:rsidP="00B50F37">
      <w:pPr>
        <w:rPr>
          <w:b/>
          <w:bCs/>
          <w:lang w:val="es-MX"/>
        </w:rPr>
      </w:pPr>
      <w:r w:rsidRPr="00B50F37">
        <w:rPr>
          <w:b/>
          <w:bCs/>
          <w:lang w:val="es-MX"/>
        </w:rPr>
        <w:t>Metodología – Revisión I</w:t>
      </w:r>
    </w:p>
    <w:p w14:paraId="7AC3ECE3" w14:textId="35FE09FF" w:rsidR="00CC3E7C" w:rsidRDefault="00922FA4" w:rsidP="00B50F37">
      <w:pPr>
        <w:rPr>
          <w:b/>
          <w:bCs/>
          <w:lang w:val="es-MX"/>
        </w:rPr>
      </w:pPr>
      <w:r>
        <w:rPr>
          <w:b/>
          <w:bCs/>
          <w:lang w:val="es-MX"/>
        </w:rPr>
        <w:t>2022-2026</w:t>
      </w:r>
    </w:p>
    <w:p w14:paraId="399A1A42" w14:textId="77777777" w:rsidR="00922FA4" w:rsidRPr="00B50F37" w:rsidRDefault="00922FA4" w:rsidP="00B50F37">
      <w:pPr>
        <w:rPr>
          <w:lang w:val="es-MX"/>
        </w:rPr>
      </w:pPr>
    </w:p>
    <w:p w14:paraId="1F8F044A" w14:textId="77777777" w:rsidR="00B50F37" w:rsidRPr="00B50F37" w:rsidRDefault="00B50F37" w:rsidP="00B50F37">
      <w:pPr>
        <w:rPr>
          <w:lang w:val="es-MX"/>
        </w:rPr>
      </w:pPr>
      <w:r w:rsidRPr="00B50F37">
        <w:rPr>
          <w:b/>
          <w:bCs/>
          <w:lang w:val="es-MX"/>
        </w:rPr>
        <w:t>Tiempo:</w:t>
      </w:r>
      <w:r w:rsidRPr="00B50F37">
        <w:rPr>
          <w:lang w:val="es-MX"/>
        </w:rPr>
        <w:t xml:space="preserve"> 2022 – 2026</w:t>
      </w:r>
    </w:p>
    <w:p w14:paraId="4CA44D92" w14:textId="77777777" w:rsidR="00B50F37" w:rsidRPr="00B50F37" w:rsidRDefault="00B50F37" w:rsidP="00B50F37">
      <w:pPr>
        <w:numPr>
          <w:ilvl w:val="0"/>
          <w:numId w:val="1"/>
        </w:numPr>
        <w:rPr>
          <w:lang w:val="es-MX"/>
        </w:rPr>
      </w:pPr>
      <w:r w:rsidRPr="00B50F37">
        <w:rPr>
          <w:lang w:val="es-MX"/>
        </w:rPr>
        <w:t xml:space="preserve">Revisiones </w:t>
      </w:r>
    </w:p>
    <w:p w14:paraId="5640A6D7" w14:textId="77777777" w:rsidR="00B50F37" w:rsidRPr="00B50F37" w:rsidRDefault="00B50F37" w:rsidP="00B50F37">
      <w:pPr>
        <w:numPr>
          <w:ilvl w:val="0"/>
          <w:numId w:val="1"/>
        </w:numPr>
        <w:rPr>
          <w:lang w:val="es-MX"/>
        </w:rPr>
      </w:pPr>
      <w:r w:rsidRPr="00B50F37">
        <w:rPr>
          <w:lang w:val="es-MX"/>
        </w:rPr>
        <w:t xml:space="preserve">Estudio holístico </w:t>
      </w:r>
    </w:p>
    <w:p w14:paraId="0D63E1CC" w14:textId="77777777" w:rsidR="004062CE" w:rsidRPr="004062CE" w:rsidRDefault="004062CE" w:rsidP="004062CE">
      <w:pPr>
        <w:pStyle w:val="Prrafodelista"/>
        <w:numPr>
          <w:ilvl w:val="0"/>
          <w:numId w:val="1"/>
        </w:numPr>
        <w:rPr>
          <w:lang w:val="es-MX"/>
        </w:rPr>
      </w:pPr>
      <w:r w:rsidRPr="004062CE">
        <w:rPr>
          <w:lang w:val="es-MX"/>
        </w:rPr>
        <w:t xml:space="preserve">Ensayos clínicos en humanos </w:t>
      </w:r>
    </w:p>
    <w:p w14:paraId="72E465D9" w14:textId="77777777" w:rsidR="004062CE" w:rsidRPr="004062CE" w:rsidRDefault="004062CE" w:rsidP="004062CE">
      <w:pPr>
        <w:pStyle w:val="Prrafodelista"/>
        <w:numPr>
          <w:ilvl w:val="0"/>
          <w:numId w:val="1"/>
        </w:numPr>
        <w:rPr>
          <w:lang w:val="es-MX"/>
        </w:rPr>
      </w:pPr>
      <w:r w:rsidRPr="004062CE">
        <w:rPr>
          <w:lang w:val="es-MX"/>
        </w:rPr>
        <w:t>Tratamentos para depresión y ansiedad</w:t>
      </w:r>
    </w:p>
    <w:p w14:paraId="3F243B5B" w14:textId="77777777" w:rsidR="004062CE" w:rsidRPr="004062CE" w:rsidRDefault="004062CE" w:rsidP="004062CE">
      <w:pPr>
        <w:pStyle w:val="Prrafodelista"/>
        <w:numPr>
          <w:ilvl w:val="0"/>
          <w:numId w:val="1"/>
        </w:numPr>
        <w:rPr>
          <w:lang w:val="es-MX"/>
        </w:rPr>
      </w:pPr>
      <w:r w:rsidRPr="004062CE">
        <w:rPr>
          <w:lang w:val="es-MX"/>
        </w:rPr>
        <w:t>Revisión bibliográfica reviw y metanalisis</w:t>
      </w:r>
    </w:p>
    <w:p w14:paraId="6C05DFE8" w14:textId="77777777" w:rsidR="004062CE" w:rsidRPr="004062CE" w:rsidRDefault="004062CE" w:rsidP="004062CE">
      <w:pPr>
        <w:pStyle w:val="Prrafodelista"/>
        <w:numPr>
          <w:ilvl w:val="0"/>
          <w:numId w:val="1"/>
        </w:numPr>
        <w:rPr>
          <w:lang w:val="es-MX"/>
        </w:rPr>
      </w:pPr>
      <w:r w:rsidRPr="004062CE">
        <w:rPr>
          <w:lang w:val="es-MX"/>
        </w:rPr>
        <w:t>En humanos</w:t>
      </w:r>
    </w:p>
    <w:p w14:paraId="386BBCEB" w14:textId="77777777" w:rsidR="004062CE" w:rsidRPr="004062CE" w:rsidRDefault="004062CE" w:rsidP="004062CE">
      <w:pPr>
        <w:pStyle w:val="Prrafodelista"/>
        <w:numPr>
          <w:ilvl w:val="0"/>
          <w:numId w:val="1"/>
        </w:numPr>
        <w:rPr>
          <w:lang w:val="es-MX"/>
        </w:rPr>
      </w:pPr>
      <w:r w:rsidRPr="004062CE">
        <w:rPr>
          <w:lang w:val="es-MX"/>
        </w:rPr>
        <w:t>En edad laboral</w:t>
      </w:r>
    </w:p>
    <w:p w14:paraId="094D66EB" w14:textId="5AC95F55" w:rsidR="00B50F37" w:rsidRPr="00B50F37" w:rsidRDefault="00B50F37" w:rsidP="00B50F37">
      <w:pPr>
        <w:numPr>
          <w:ilvl w:val="0"/>
          <w:numId w:val="1"/>
        </w:numPr>
        <w:rPr>
          <w:lang w:val="es-MX"/>
        </w:rPr>
      </w:pPr>
    </w:p>
    <w:p w14:paraId="61803171" w14:textId="77777777" w:rsidR="00875B1C" w:rsidRDefault="00B50F37" w:rsidP="00B50F37">
      <w:pPr>
        <w:rPr>
          <w:b/>
          <w:bCs/>
        </w:rPr>
      </w:pPr>
      <w:r w:rsidRPr="00B50F37">
        <w:rPr>
          <w:b/>
          <w:bCs/>
        </w:rPr>
        <w:t xml:space="preserve">Fase 10… </w:t>
      </w:r>
    </w:p>
    <w:p w14:paraId="7971EC8E" w14:textId="146DFF72" w:rsidR="00B50F37" w:rsidRPr="00B50F37" w:rsidRDefault="00875B1C" w:rsidP="00B50F37">
      <w:r>
        <w:rPr>
          <w:b/>
          <w:bCs/>
        </w:rPr>
        <w:t xml:space="preserve">PSILICYBE </w:t>
      </w:r>
      <w:r w:rsidR="00B50F37" w:rsidRPr="00B50F37">
        <w:rPr>
          <w:b/>
          <w:bCs/>
        </w:rPr>
        <w:t>AND Anxiety NND. Depr</w:t>
      </w:r>
      <w:r>
        <w:rPr>
          <w:b/>
          <w:bCs/>
        </w:rPr>
        <w:t>ESION</w:t>
      </w:r>
    </w:p>
    <w:p w14:paraId="228D03B7" w14:textId="77777777" w:rsidR="00B50F37" w:rsidRPr="00B50F37" w:rsidRDefault="00B50F37" w:rsidP="00B50F37">
      <w:pPr>
        <w:rPr>
          <w:lang w:val="es-MX"/>
        </w:rPr>
      </w:pPr>
      <w:r w:rsidRPr="00B50F37">
        <w:rPr>
          <w:b/>
          <w:bCs/>
          <w:lang w:val="es-MX"/>
        </w:rPr>
        <w:t>Resultados:</w:t>
      </w:r>
    </w:p>
    <w:p w14:paraId="16D44E56" w14:textId="72F9880F" w:rsidR="00B50F37" w:rsidRPr="00B50F37" w:rsidRDefault="00C760AB" w:rsidP="00B50F37">
      <w:pPr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NUMEROS DE LOS ARTICULOS EN LOS 3 TERMINOS </w:t>
      </w:r>
      <w:r w:rsidR="00B50F37" w:rsidRPr="00B50F37">
        <w:rPr>
          <w:lang w:val="es-MX"/>
        </w:rPr>
        <w:t xml:space="preserve">términos </w:t>
      </w:r>
    </w:p>
    <w:p w14:paraId="69CDFE53" w14:textId="77777777" w:rsidR="00B50F37" w:rsidRDefault="00B50F37" w:rsidP="00B50F37">
      <w:pPr>
        <w:numPr>
          <w:ilvl w:val="0"/>
          <w:numId w:val="2"/>
        </w:numPr>
        <w:rPr>
          <w:lang w:val="es-MX"/>
        </w:rPr>
      </w:pPr>
      <w:r w:rsidRPr="00B50F37">
        <w:rPr>
          <w:lang w:val="es-MX"/>
        </w:rPr>
        <w:t xml:space="preserve">Pros y Contras </w:t>
      </w:r>
    </w:p>
    <w:p w14:paraId="478F0E48" w14:textId="77777777" w:rsidR="00A449BC" w:rsidRDefault="00A449BC" w:rsidP="00A449BC">
      <w:pPr>
        <w:rPr>
          <w:lang w:val="es-MX"/>
        </w:rPr>
      </w:pPr>
    </w:p>
    <w:p w14:paraId="35B70562" w14:textId="77777777" w:rsidR="00A449BC" w:rsidRDefault="00A449BC" w:rsidP="00A449BC">
      <w:pPr>
        <w:rPr>
          <w:lang w:val="es-MX"/>
        </w:rPr>
      </w:pPr>
    </w:p>
    <w:p w14:paraId="11820B18" w14:textId="4BCF55A8" w:rsidR="00A449BC" w:rsidRDefault="00053B8A" w:rsidP="00A449BC">
      <w:pPr>
        <w:rPr>
          <w:lang w:val="es-MX"/>
        </w:rPr>
      </w:pPr>
      <w:r>
        <w:rPr>
          <w:lang w:val="es-MX"/>
        </w:rPr>
        <w:t>Portada</w:t>
      </w:r>
    </w:p>
    <w:p w14:paraId="0E4DA4BB" w14:textId="53B54EC2" w:rsidR="00401840" w:rsidRDefault="00401840" w:rsidP="00A449BC">
      <w:pPr>
        <w:rPr>
          <w:lang w:val="es-MX"/>
        </w:rPr>
      </w:pPr>
      <w:r w:rsidRPr="00C11581">
        <w:rPr>
          <w:rFonts w:ascii="Arial" w:hAnsi="Arial" w:cs="Arial"/>
          <w:b/>
          <w:bCs/>
          <w:sz w:val="20"/>
          <w:szCs w:val="20"/>
          <w:lang w:val="es-MX"/>
        </w:rPr>
        <w:t>Revisión bibliográfica de las Implicaciones del uso de la psilocibina en trastornos de depresión y ansiedad `en comparación con tratamientos con inhibidores selectivos de la serotonina, benzodiacepinas</w:t>
      </w:r>
    </w:p>
    <w:p w14:paraId="41703BA5" w14:textId="69B50EB9" w:rsidR="00053B8A" w:rsidRDefault="00053B8A" w:rsidP="00A449BC">
      <w:pPr>
        <w:rPr>
          <w:lang w:val="es-MX"/>
        </w:rPr>
      </w:pPr>
      <w:r>
        <w:rPr>
          <w:lang w:val="es-MX"/>
        </w:rPr>
        <w:t>Introducción</w:t>
      </w:r>
    </w:p>
    <w:p w14:paraId="0C964473" w14:textId="77777777" w:rsidR="002512B9" w:rsidRDefault="0036577B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La depresión y la ansiedad son causas principales de discapacidad global, impactando el entorno laboral, social y familiar.</w:t>
      </w:r>
    </w:p>
    <w:p w14:paraId="607DCF7E" w14:textId="77777777" w:rsidR="00626395" w:rsidRDefault="00626395" w:rsidP="00626395">
      <w:pPr>
        <w:rPr>
          <w:rFonts w:ascii="Arial" w:hAnsi="Arial" w:cs="Arial"/>
          <w:sz w:val="20"/>
          <w:szCs w:val="20"/>
          <w:lang w:val="es-MX"/>
        </w:rPr>
      </w:pPr>
    </w:p>
    <w:p w14:paraId="6C8D3455" w14:textId="39AF22AA" w:rsidR="00F612DD" w:rsidRDefault="00626395" w:rsidP="00626395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Muchas personas no identifican sus síntomas</w:t>
      </w:r>
      <w:r w:rsidR="00C15E3E">
        <w:rPr>
          <w:rFonts w:ascii="Arial" w:hAnsi="Arial" w:cs="Arial"/>
          <w:sz w:val="20"/>
          <w:szCs w:val="20"/>
          <w:lang w:val="es-MX"/>
        </w:rPr>
        <w:t>, no acuden a atención medica</w:t>
      </w:r>
    </w:p>
    <w:p w14:paraId="5121CE97" w14:textId="77777777" w:rsidR="004921EB" w:rsidRDefault="00C15E3E" w:rsidP="004921EB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O abandonan el tratamiento</w:t>
      </w:r>
      <w:r w:rsidR="004921EB" w:rsidRPr="002512B9">
        <w:rPr>
          <w:rFonts w:ascii="Arial" w:hAnsi="Arial" w:cs="Arial"/>
          <w:sz w:val="20"/>
          <w:szCs w:val="20"/>
          <w:lang w:val="es-MX"/>
        </w:rPr>
        <w:t>.</w:t>
      </w:r>
    </w:p>
    <w:p w14:paraId="0C67417E" w14:textId="46A20836" w:rsidR="004921EB" w:rsidRDefault="004921EB" w:rsidP="004921EB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falta de recursos, efectos secundarios o atención insuficiente</w:t>
      </w:r>
      <w:r>
        <w:rPr>
          <w:rFonts w:ascii="Arial" w:hAnsi="Arial" w:cs="Arial"/>
          <w:sz w:val="20"/>
          <w:szCs w:val="20"/>
          <w:lang w:val="es-MX"/>
        </w:rPr>
        <w:t xml:space="preserve"> o deficiente</w:t>
      </w:r>
    </w:p>
    <w:p w14:paraId="43CB4A42" w14:textId="70482955" w:rsidR="00846689" w:rsidRDefault="00846689">
      <w:pPr>
        <w:rPr>
          <w:rFonts w:ascii="Arial" w:hAnsi="Arial" w:cs="Arial"/>
          <w:sz w:val="20"/>
          <w:szCs w:val="20"/>
          <w:lang w:val="es-MX"/>
        </w:rPr>
      </w:pPr>
    </w:p>
    <w:p w14:paraId="571FE261" w14:textId="77777777" w:rsidR="00C15E3E" w:rsidRDefault="00C15E3E" w:rsidP="0024070D">
      <w:pPr>
        <w:rPr>
          <w:rFonts w:ascii="Arial" w:hAnsi="Arial" w:cs="Arial"/>
          <w:sz w:val="20"/>
          <w:szCs w:val="20"/>
          <w:lang w:val="es-MX"/>
        </w:rPr>
      </w:pPr>
    </w:p>
    <w:p w14:paraId="0C265A97" w14:textId="1198DDF0" w:rsidR="0024070D" w:rsidRDefault="004921EB" w:rsidP="0024070D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la búsqueda de alternativas</w:t>
      </w:r>
    </w:p>
    <w:p w14:paraId="0D70D8D9" w14:textId="50CEF50B" w:rsidR="0024070D" w:rsidRDefault="0024070D" w:rsidP="0024070D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 xml:space="preserve">recurren al uso no prescrito de </w:t>
      </w:r>
      <w:r w:rsidR="004921EB">
        <w:rPr>
          <w:rFonts w:ascii="Arial" w:hAnsi="Arial" w:cs="Arial"/>
          <w:sz w:val="20"/>
          <w:szCs w:val="20"/>
          <w:lang w:val="es-MX"/>
        </w:rPr>
        <w:t>psicofármacos</w:t>
      </w:r>
    </w:p>
    <w:p w14:paraId="185CB098" w14:textId="632C55E9" w:rsidR="004921EB" w:rsidRDefault="004921EB" w:rsidP="0024070D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tratamiento alternativo </w:t>
      </w:r>
    </w:p>
    <w:p w14:paraId="0D6F702C" w14:textId="77777777" w:rsidR="00C65E2B" w:rsidRDefault="00C65E2B" w:rsidP="0024070D">
      <w:pPr>
        <w:rPr>
          <w:rFonts w:ascii="Arial" w:hAnsi="Arial" w:cs="Arial"/>
          <w:sz w:val="20"/>
          <w:szCs w:val="20"/>
          <w:lang w:val="es-MX"/>
        </w:rPr>
      </w:pPr>
    </w:p>
    <w:p w14:paraId="38A3390A" w14:textId="36E8AC27" w:rsidR="00C65E2B" w:rsidRDefault="0036577B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el uso de psilocibina muestra resultados positivos a nivel empírico</w:t>
      </w:r>
    </w:p>
    <w:p w14:paraId="220A9FDF" w14:textId="77777777" w:rsidR="0005415B" w:rsidRDefault="0036577B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>su acceso es limitado por restricciones legales.</w:t>
      </w:r>
    </w:p>
    <w:p w14:paraId="65786874" w14:textId="090BBAD1" w:rsidR="0036577B" w:rsidRDefault="0036577B">
      <w:pPr>
        <w:rPr>
          <w:rFonts w:ascii="Arial" w:hAnsi="Arial" w:cs="Arial"/>
          <w:sz w:val="20"/>
          <w:szCs w:val="20"/>
          <w:lang w:val="es-MX"/>
        </w:rPr>
      </w:pPr>
      <w:r w:rsidRPr="002512B9">
        <w:rPr>
          <w:rFonts w:ascii="Arial" w:hAnsi="Arial" w:cs="Arial"/>
          <w:sz w:val="20"/>
          <w:szCs w:val="20"/>
          <w:lang w:val="es-MX"/>
        </w:rPr>
        <w:t xml:space="preserve"> Además, la sociedad actual promueve un estilo de vida centrado en el consumo y placer inmediato, que puede agravar el vacío emocional y la ansiedad, en vez de abordar las causas psicológicas de estos trastornos.</w:t>
      </w:r>
    </w:p>
    <w:p w14:paraId="228C11FC" w14:textId="77777777" w:rsidR="00CB6CBE" w:rsidRPr="002512B9" w:rsidRDefault="00CB6CBE">
      <w:pPr>
        <w:rPr>
          <w:rFonts w:ascii="Arial" w:hAnsi="Arial" w:cs="Arial"/>
          <w:sz w:val="20"/>
          <w:szCs w:val="20"/>
          <w:lang w:val="es-MX"/>
        </w:rPr>
      </w:pPr>
    </w:p>
    <w:p w14:paraId="10AF6038" w14:textId="65F147E5" w:rsidR="002E6099" w:rsidRDefault="006D0ED6" w:rsidP="00A449BC">
      <w:pPr>
        <w:rPr>
          <w:lang w:val="es-MX"/>
        </w:rPr>
      </w:pPr>
      <w:r>
        <w:rPr>
          <w:lang w:val="es-MX"/>
        </w:rPr>
        <w:t>Introducción</w:t>
      </w:r>
    </w:p>
    <w:p w14:paraId="613E63E6" w14:textId="77777777" w:rsidR="0062596D" w:rsidRDefault="0062596D" w:rsidP="0062596D">
      <w:pPr>
        <w:rPr>
          <w:lang w:val="es-MX"/>
        </w:rPr>
      </w:pPr>
      <w:r>
        <w:rPr>
          <w:lang w:val="es-MX"/>
        </w:rPr>
        <w:tab/>
        <w:t>Definición de depresión y ansiedad</w:t>
      </w:r>
    </w:p>
    <w:p w14:paraId="318B52BC" w14:textId="77777777" w:rsidR="0062596D" w:rsidRDefault="0062596D" w:rsidP="0062596D">
      <w:pPr>
        <w:rPr>
          <w:lang w:val="es-MX"/>
        </w:rPr>
      </w:pPr>
      <w:r>
        <w:rPr>
          <w:lang w:val="es-MX"/>
        </w:rPr>
        <w:tab/>
        <w:t>El aumento a nivel mundial</w:t>
      </w:r>
    </w:p>
    <w:p w14:paraId="48F1CA84" w14:textId="77777777" w:rsidR="0062596D" w:rsidRDefault="0062596D" w:rsidP="0062596D">
      <w:pPr>
        <w:rPr>
          <w:lang w:val="es-MX"/>
        </w:rPr>
      </w:pPr>
      <w:r>
        <w:rPr>
          <w:lang w:val="es-MX"/>
        </w:rPr>
        <w:tab/>
        <w:t>La poblacion en riesgo y búsqueda de alternativas</w:t>
      </w:r>
    </w:p>
    <w:p w14:paraId="015F1156" w14:textId="77777777" w:rsidR="0062596D" w:rsidRPr="00B50F37" w:rsidRDefault="0062596D" w:rsidP="0062596D">
      <w:pPr>
        <w:rPr>
          <w:lang w:val="es-MX"/>
        </w:rPr>
      </w:pPr>
      <w:r>
        <w:rPr>
          <w:lang w:val="es-MX"/>
        </w:rPr>
        <w:tab/>
      </w:r>
      <w:r w:rsidRPr="00B50F37">
        <w:rPr>
          <w:lang w:val="es-MX"/>
        </w:rPr>
        <w:t>Es problema ansiedad y depresión y los patrones hedonistas</w:t>
      </w:r>
    </w:p>
    <w:p w14:paraId="7B474686" w14:textId="6F8906E7" w:rsidR="0062596D" w:rsidRDefault="0062596D" w:rsidP="00A449BC">
      <w:pPr>
        <w:rPr>
          <w:lang w:val="es-MX"/>
        </w:rPr>
      </w:pPr>
    </w:p>
    <w:p w14:paraId="50D9700C" w14:textId="3CBA2617" w:rsidR="00053B8A" w:rsidRDefault="00053B8A" w:rsidP="00A449BC">
      <w:pPr>
        <w:rPr>
          <w:lang w:val="es-MX"/>
        </w:rPr>
      </w:pPr>
      <w:r>
        <w:rPr>
          <w:lang w:val="es-MX"/>
        </w:rPr>
        <w:t>Justificación</w:t>
      </w:r>
    </w:p>
    <w:p w14:paraId="48E3E7CD" w14:textId="3F5F34D3" w:rsidR="00825BDE" w:rsidRDefault="00825BDE" w:rsidP="00A449BC">
      <w:pPr>
        <w:rPr>
          <w:lang w:val="es-MX"/>
        </w:rPr>
      </w:pPr>
      <w:r>
        <w:rPr>
          <w:lang w:val="es-MX"/>
        </w:rPr>
        <w:tab/>
      </w:r>
      <w:r w:rsidR="00697B06">
        <w:rPr>
          <w:lang w:val="es-MX"/>
        </w:rPr>
        <w:t>Felicidad atravez de psicofármacos</w:t>
      </w:r>
    </w:p>
    <w:p w14:paraId="044ABE46" w14:textId="77777777" w:rsidR="008C23CE" w:rsidRDefault="00697B06" w:rsidP="008C23CE">
      <w:pPr>
        <w:rPr>
          <w:lang w:val="es-MX"/>
        </w:rPr>
      </w:pPr>
      <w:r>
        <w:rPr>
          <w:lang w:val="es-MX"/>
        </w:rPr>
        <w:tab/>
        <w:t>Limitaciones en el sistema de salud</w:t>
      </w:r>
    </w:p>
    <w:p w14:paraId="65F08E5F" w14:textId="085D747E" w:rsidR="008C23CE" w:rsidRDefault="008C23CE" w:rsidP="008C23CE">
      <w:pPr>
        <w:ind w:firstLine="720"/>
        <w:rPr>
          <w:lang w:val="es-MX"/>
        </w:rPr>
      </w:pPr>
      <w:r>
        <w:rPr>
          <w:lang w:val="es-MX"/>
        </w:rPr>
        <w:t>Circulo vicioso</w:t>
      </w:r>
    </w:p>
    <w:p w14:paraId="223F3971" w14:textId="6BE4C09F" w:rsidR="00825BDE" w:rsidRDefault="00C42273" w:rsidP="00C42273">
      <w:pPr>
        <w:ind w:firstLine="720"/>
        <w:rPr>
          <w:lang w:val="es-MX"/>
        </w:rPr>
      </w:pPr>
      <w:r>
        <w:rPr>
          <w:lang w:val="es-MX"/>
        </w:rPr>
        <w:t>La psilocibina</w:t>
      </w:r>
    </w:p>
    <w:p w14:paraId="65743E55" w14:textId="28974A42" w:rsidR="00053B8A" w:rsidRDefault="00BC295A" w:rsidP="00A449BC">
      <w:pPr>
        <w:rPr>
          <w:lang w:val="es-MX"/>
        </w:rPr>
      </w:pPr>
      <w:r>
        <w:rPr>
          <w:lang w:val="es-MX"/>
        </w:rPr>
        <w:t>Hipótesis</w:t>
      </w:r>
    </w:p>
    <w:p w14:paraId="2741CD13" w14:textId="5F56E149" w:rsidR="00BC295A" w:rsidRDefault="00BC295A" w:rsidP="00A449BC">
      <w:pPr>
        <w:rPr>
          <w:lang w:val="es-MX"/>
        </w:rPr>
      </w:pPr>
      <w:r>
        <w:rPr>
          <w:lang w:val="es-MX"/>
        </w:rPr>
        <w:t>Objetivos</w:t>
      </w:r>
    </w:p>
    <w:p w14:paraId="553A275D" w14:textId="10CAA3CC" w:rsidR="00BC295A" w:rsidRDefault="00BC295A" w:rsidP="00A449BC">
      <w:pPr>
        <w:rPr>
          <w:lang w:val="es-MX"/>
        </w:rPr>
      </w:pPr>
      <w:r>
        <w:rPr>
          <w:lang w:val="es-MX"/>
        </w:rPr>
        <w:t>Metodología</w:t>
      </w:r>
    </w:p>
    <w:p w14:paraId="048D05CC" w14:textId="7AAF4475" w:rsidR="00BC295A" w:rsidRDefault="00F21E9B" w:rsidP="00A449BC">
      <w:pPr>
        <w:rPr>
          <w:lang w:val="es-MX"/>
        </w:rPr>
      </w:pPr>
      <w:r>
        <w:rPr>
          <w:lang w:val="es-MX"/>
        </w:rPr>
        <w:t>Resultados</w:t>
      </w:r>
    </w:p>
    <w:p w14:paraId="64BE6B74" w14:textId="77777777" w:rsidR="00F21E9B" w:rsidRDefault="00F21E9B" w:rsidP="00A449BC">
      <w:pPr>
        <w:rPr>
          <w:lang w:val="es-MX"/>
        </w:rPr>
      </w:pPr>
    </w:p>
    <w:p w14:paraId="352A2CA7" w14:textId="77777777" w:rsidR="00B254EA" w:rsidRDefault="00B254EA" w:rsidP="00A449BC">
      <w:pPr>
        <w:rPr>
          <w:lang w:val="es-MX"/>
        </w:rPr>
      </w:pPr>
    </w:p>
    <w:p w14:paraId="4887FDC2" w14:textId="77777777" w:rsidR="00B254EA" w:rsidRDefault="00B254EA" w:rsidP="00A449BC">
      <w:pPr>
        <w:rPr>
          <w:lang w:val="es-MX"/>
        </w:rPr>
      </w:pPr>
    </w:p>
    <w:p w14:paraId="4FEA0B68" w14:textId="622AA3E2" w:rsidR="00B254EA" w:rsidRPr="00B254EA" w:rsidRDefault="00B254EA" w:rsidP="00B254EA">
      <w:pPr>
        <w:rPr>
          <w:ins w:id="0" w:author="Estefania Aranda Rosas" w:date="2026-04-14T22:11:00Z" w16du:dateUtc="2026-04-15T04:11:00Z"/>
          <w:rFonts w:ascii="Arial" w:hAnsi="Arial" w:cs="Arial"/>
          <w:sz w:val="20"/>
          <w:szCs w:val="20"/>
          <w:lang w:val="es-MX"/>
        </w:rPr>
      </w:pPr>
      <w:ins w:id="1" w:author="Estefania Aranda Rosas" w:date="2026-04-14T22:11:00Z" w16du:dateUtc="2026-04-15T04:11:00Z">
        <w:r w:rsidRPr="002512B9">
          <w:rPr>
            <w:rFonts w:ascii="Arial" w:hAnsi="Arial" w:cs="Arial"/>
            <w:sz w:val="20"/>
            <w:szCs w:val="20"/>
            <w:lang w:val="es-MX"/>
          </w:rPr>
          <w:lastRenderedPageBreak/>
          <w:t>La depresión y la ansiedad son causas principales de discapacidad global, impactando el entorno laboral, social y familiar.</w:t>
        </w:r>
      </w:ins>
      <w:r>
        <w:rPr>
          <w:rFonts w:ascii="Arial" w:hAnsi="Arial" w:cs="Arial"/>
          <w:sz w:val="20"/>
          <w:szCs w:val="20"/>
          <w:lang w:val="es-MX"/>
        </w:rPr>
        <w:t xml:space="preserve"> </w:t>
      </w:r>
      <w:ins w:id="2" w:author="Estefania Aranda Rosas" w:date="2026-04-14T22:11:00Z" w16du:dateUtc="2026-04-15T04:11:00Z">
        <w:r w:rsidRPr="002512B9">
          <w:rPr>
            <w:rFonts w:ascii="Arial" w:hAnsi="Arial" w:cs="Arial"/>
            <w:sz w:val="20"/>
            <w:szCs w:val="20"/>
            <w:lang w:val="es-MX"/>
          </w:rPr>
          <w:t>Muchas personas no identifican sus síntomas y recurren al uso no prescrito de ISRS. Incluso quienes reciben atención psiquiátrica suelen abandonar el tratamiento por motivos como falta de recursos, efectos secundarios o atención insuficiente, prefiriendo fármacos y ocultando información por vergüenza o temor. El sistema de salud presenta deficiencias diagnósticas, lo que impulsa la búsqueda de alternativas como la psilocibina, cuya evidencia preliminar sugiere beneficios en la reducción de depresión y ansiedad.</w:t>
        </w:r>
      </w:ins>
    </w:p>
    <w:p w14:paraId="60C470B7" w14:textId="77777777" w:rsidR="00B254EA" w:rsidRPr="002512B9" w:rsidRDefault="00B254EA" w:rsidP="00B254EA">
      <w:pPr>
        <w:rPr>
          <w:ins w:id="3" w:author="Estefania Aranda Rosas" w:date="2026-04-14T22:11:00Z" w16du:dateUtc="2026-04-15T04:11:00Z"/>
          <w:rFonts w:ascii="Arial" w:hAnsi="Arial" w:cs="Arial"/>
          <w:sz w:val="20"/>
          <w:szCs w:val="20"/>
          <w:lang w:val="es-MX"/>
        </w:rPr>
      </w:pPr>
      <w:ins w:id="4" w:author="Estefania Aranda Rosas" w:date="2026-04-14T22:11:00Z" w16du:dateUtc="2026-04-15T04:11:00Z">
        <w:r w:rsidRPr="002512B9">
          <w:rPr>
            <w:rFonts w:ascii="Arial" w:hAnsi="Arial" w:cs="Arial"/>
            <w:sz w:val="20"/>
            <w:szCs w:val="20"/>
            <w:lang w:val="es-MX"/>
          </w:rPr>
          <w:t>Aunque el uso de psilocibina muestra resultados positivos a nivel empírico, su acceso es limitado por restricciones legales. Además, la sociedad actual promueve un estilo de vida centrado en el consumo y placer inmediato, que puede agravar el vacío emocional y la ansiedad, en vez de abordar las causas psicológicas de estos trastornos.</w:t>
        </w:r>
      </w:ins>
    </w:p>
    <w:p w14:paraId="4BA2D05A" w14:textId="77777777" w:rsidR="00B254EA" w:rsidRDefault="00B254EA" w:rsidP="00A449BC">
      <w:pPr>
        <w:rPr>
          <w:lang w:val="es-MX"/>
        </w:rPr>
      </w:pPr>
    </w:p>
    <w:p w14:paraId="21AE1506" w14:textId="77777777" w:rsidR="00B254EA" w:rsidRDefault="00B254EA" w:rsidP="00A449BC">
      <w:pPr>
        <w:rPr>
          <w:lang w:val="es-MX"/>
        </w:rPr>
      </w:pPr>
    </w:p>
    <w:p w14:paraId="53D309D8" w14:textId="77777777" w:rsidR="00B254EA" w:rsidRDefault="00B254EA" w:rsidP="00A449BC">
      <w:pPr>
        <w:rPr>
          <w:lang w:val="es-MX"/>
        </w:rPr>
      </w:pPr>
    </w:p>
    <w:p w14:paraId="076C2305" w14:textId="77777777" w:rsidR="00B254EA" w:rsidRPr="00B50F37" w:rsidRDefault="00B254EA" w:rsidP="00A449BC">
      <w:pPr>
        <w:rPr>
          <w:lang w:val="es-MX"/>
        </w:rPr>
      </w:pPr>
    </w:p>
    <w:sectPr w:rsidR="00B254EA" w:rsidRPr="00B50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0494"/>
    <w:multiLevelType w:val="multilevel"/>
    <w:tmpl w:val="B8B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5209"/>
    <w:multiLevelType w:val="multilevel"/>
    <w:tmpl w:val="E61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F03F6"/>
    <w:multiLevelType w:val="multilevel"/>
    <w:tmpl w:val="5D0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43012"/>
    <w:multiLevelType w:val="multilevel"/>
    <w:tmpl w:val="ABD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5391">
    <w:abstractNumId w:val="1"/>
  </w:num>
  <w:num w:numId="2" w16cid:durableId="239028404">
    <w:abstractNumId w:val="0"/>
  </w:num>
  <w:num w:numId="3" w16cid:durableId="134376931">
    <w:abstractNumId w:val="3"/>
  </w:num>
  <w:num w:numId="4" w16cid:durableId="6047019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tefania Aranda Rosas">
    <w15:presenceInfo w15:providerId="Windows Live" w15:userId="56df2b9a7ccb28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36"/>
    <w:rsid w:val="00035124"/>
    <w:rsid w:val="00053B8A"/>
    <w:rsid w:val="0005415B"/>
    <w:rsid w:val="00057CBF"/>
    <w:rsid w:val="000876FD"/>
    <w:rsid w:val="000F1F3B"/>
    <w:rsid w:val="00101C3F"/>
    <w:rsid w:val="001442E3"/>
    <w:rsid w:val="00153E53"/>
    <w:rsid w:val="001A5933"/>
    <w:rsid w:val="00215533"/>
    <w:rsid w:val="0024070D"/>
    <w:rsid w:val="002512B9"/>
    <w:rsid w:val="00274748"/>
    <w:rsid w:val="002950DE"/>
    <w:rsid w:val="002A7911"/>
    <w:rsid w:val="002B3ECF"/>
    <w:rsid w:val="002D58EB"/>
    <w:rsid w:val="002D6928"/>
    <w:rsid w:val="002E6099"/>
    <w:rsid w:val="0030596B"/>
    <w:rsid w:val="003118E5"/>
    <w:rsid w:val="00331FC8"/>
    <w:rsid w:val="003363B5"/>
    <w:rsid w:val="003413F0"/>
    <w:rsid w:val="0036577B"/>
    <w:rsid w:val="0037048D"/>
    <w:rsid w:val="00387185"/>
    <w:rsid w:val="003C0A30"/>
    <w:rsid w:val="003C61B1"/>
    <w:rsid w:val="00401840"/>
    <w:rsid w:val="004062CE"/>
    <w:rsid w:val="004428AE"/>
    <w:rsid w:val="004479FE"/>
    <w:rsid w:val="00461CF7"/>
    <w:rsid w:val="00485A3E"/>
    <w:rsid w:val="004921EB"/>
    <w:rsid w:val="004E3255"/>
    <w:rsid w:val="004E3C30"/>
    <w:rsid w:val="00570590"/>
    <w:rsid w:val="0057313E"/>
    <w:rsid w:val="0062596D"/>
    <w:rsid w:val="00626395"/>
    <w:rsid w:val="00636762"/>
    <w:rsid w:val="00653559"/>
    <w:rsid w:val="00680615"/>
    <w:rsid w:val="00692862"/>
    <w:rsid w:val="00697B06"/>
    <w:rsid w:val="006D0ED6"/>
    <w:rsid w:val="00706524"/>
    <w:rsid w:val="007679BB"/>
    <w:rsid w:val="007802FB"/>
    <w:rsid w:val="00797ABB"/>
    <w:rsid w:val="007A6BBF"/>
    <w:rsid w:val="007C00F4"/>
    <w:rsid w:val="007D0276"/>
    <w:rsid w:val="00800295"/>
    <w:rsid w:val="00825BDE"/>
    <w:rsid w:val="00846689"/>
    <w:rsid w:val="00867601"/>
    <w:rsid w:val="00875B1C"/>
    <w:rsid w:val="008979BC"/>
    <w:rsid w:val="008C23CE"/>
    <w:rsid w:val="0090657E"/>
    <w:rsid w:val="00922FA4"/>
    <w:rsid w:val="009305E2"/>
    <w:rsid w:val="00956CB6"/>
    <w:rsid w:val="00975FD6"/>
    <w:rsid w:val="009B6695"/>
    <w:rsid w:val="009C453E"/>
    <w:rsid w:val="009E487F"/>
    <w:rsid w:val="00A36D49"/>
    <w:rsid w:val="00A449BC"/>
    <w:rsid w:val="00AE4EB4"/>
    <w:rsid w:val="00B23077"/>
    <w:rsid w:val="00B254EA"/>
    <w:rsid w:val="00B50F37"/>
    <w:rsid w:val="00BC295A"/>
    <w:rsid w:val="00BD35C9"/>
    <w:rsid w:val="00BF6C97"/>
    <w:rsid w:val="00C15E3E"/>
    <w:rsid w:val="00C42273"/>
    <w:rsid w:val="00C44A92"/>
    <w:rsid w:val="00C65E2B"/>
    <w:rsid w:val="00C760AB"/>
    <w:rsid w:val="00CB6CBE"/>
    <w:rsid w:val="00CC3E7C"/>
    <w:rsid w:val="00D13B57"/>
    <w:rsid w:val="00D316EA"/>
    <w:rsid w:val="00D50136"/>
    <w:rsid w:val="00D50F46"/>
    <w:rsid w:val="00D9501F"/>
    <w:rsid w:val="00DB567A"/>
    <w:rsid w:val="00DE0D15"/>
    <w:rsid w:val="00DF3789"/>
    <w:rsid w:val="00DF62BC"/>
    <w:rsid w:val="00E67BE5"/>
    <w:rsid w:val="00E74FCA"/>
    <w:rsid w:val="00E80C13"/>
    <w:rsid w:val="00E925E5"/>
    <w:rsid w:val="00E93268"/>
    <w:rsid w:val="00F1758D"/>
    <w:rsid w:val="00F21E9B"/>
    <w:rsid w:val="00F25D64"/>
    <w:rsid w:val="00F60963"/>
    <w:rsid w:val="00F612DD"/>
    <w:rsid w:val="00FA6FA6"/>
    <w:rsid w:val="00F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FAC2"/>
  <w15:chartTrackingRefBased/>
  <w15:docId w15:val="{2D1B5F9E-A185-443D-833E-98FEE44D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1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1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1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1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800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98</cp:revision>
  <dcterms:created xsi:type="dcterms:W3CDTF">2026-04-08T19:34:00Z</dcterms:created>
  <dcterms:modified xsi:type="dcterms:W3CDTF">2026-04-15T08:26:00Z</dcterms:modified>
</cp:coreProperties>
</file>